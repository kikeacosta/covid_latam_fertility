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01E87C" w14:textId="77777777" w:rsidR="001229BA" w:rsidRDefault="006229C3">
      <w:pPr>
        <w:rPr>
          <w:rFonts w:ascii="Times New Roman" w:eastAsia="Times New Roman" w:hAnsi="Times New Roman" w:cs="Times New Roman"/>
          <w:b/>
        </w:rPr>
      </w:pPr>
      <w:r>
        <w:rPr>
          <w:rFonts w:ascii="Times New Roman" w:eastAsia="Times New Roman" w:hAnsi="Times New Roman" w:cs="Times New Roman"/>
          <w:b/>
        </w:rPr>
        <w:t>Tables and Figures</w:t>
      </w:r>
    </w:p>
    <w:p w14:paraId="2540BE4E" w14:textId="77777777" w:rsidR="001229BA" w:rsidRDefault="001229BA"/>
    <w:p w14:paraId="3FD18755" w14:textId="2D88E532"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t xml:space="preserve">FIGURE 1   </w:t>
      </w:r>
      <w:r>
        <w:rPr>
          <w:rFonts w:ascii="Times New Roman" w:eastAsia="Times New Roman" w:hAnsi="Times New Roman" w:cs="Times New Roman"/>
          <w:color w:val="00112B"/>
          <w:sz w:val="24"/>
          <w:szCs w:val="24"/>
        </w:rPr>
        <w:t xml:space="preserve">Trimester total number of births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groups in Brazil (left) and Colombia (right) from 2015 to 2021. Red</w:t>
      </w:r>
      <w:r w:rsidR="00AE5C44">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 xml:space="preserve">dotted lines represent the expected number of births based on time and seasonality trends from 2015 to 2019. </w:t>
      </w:r>
    </w:p>
    <w:p w14:paraId="6441AF47"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noProof/>
          <w:color w:val="00112B"/>
          <w:sz w:val="24"/>
          <w:szCs w:val="24"/>
          <w:lang w:val="en-US"/>
        </w:rPr>
        <w:drawing>
          <wp:inline distT="114300" distB="114300" distL="114300" distR="114300" wp14:anchorId="20DFC2CB" wp14:editId="4340A642">
            <wp:extent cx="5943600" cy="2971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2971800"/>
                    </a:xfrm>
                    <a:prstGeom prst="rect">
                      <a:avLst/>
                    </a:prstGeom>
                    <a:ln/>
                  </pic:spPr>
                </pic:pic>
              </a:graphicData>
            </a:graphic>
          </wp:inline>
        </w:drawing>
      </w:r>
    </w:p>
    <w:p w14:paraId="46EE2A1C" w14:textId="149DF43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Original educational attainment and years of schooling are as follows. Brazil: “</w:t>
      </w:r>
      <w:proofErr w:type="spellStart"/>
      <w:r>
        <w:rPr>
          <w:rFonts w:ascii="Times New Roman" w:eastAsia="Times New Roman" w:hAnsi="Times New Roman" w:cs="Times New Roman"/>
          <w:color w:val="00112B"/>
          <w:sz w:val="24"/>
          <w:szCs w:val="24"/>
        </w:rPr>
        <w:t>Nehuma</w:t>
      </w:r>
      <w:proofErr w:type="spellEnd"/>
      <w:r w:rsidR="00AE5C44">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“One to three,” “Four to seven,” “Eight to 11,” “12 or more</w:t>
      </w:r>
      <w:r w:rsidR="00AE5C44">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and “Unknown.” Colombia: “Pre-school,” “Primary,” “Secondary basic,” “Secondary academic,” “Technical,” “Normal,” “Technical professional,” “Technological,” “Professional,” “Unknown,” and “Missing information.” Recoding files are available upon request from the corresponding author.</w:t>
      </w:r>
    </w:p>
    <w:p w14:paraId="39D23C8E" w14:textId="77777777" w:rsidR="001229BA" w:rsidRDefault="001229BA">
      <w:pPr>
        <w:jc w:val="both"/>
        <w:rPr>
          <w:rFonts w:ascii="Times New Roman" w:eastAsia="Times New Roman" w:hAnsi="Times New Roman" w:cs="Times New Roman"/>
          <w:color w:val="00112B"/>
          <w:sz w:val="24"/>
          <w:szCs w:val="24"/>
        </w:rPr>
      </w:pPr>
    </w:p>
    <w:p w14:paraId="5169D8E5" w14:textId="77777777" w:rsidR="001229BA" w:rsidRDefault="001229BA">
      <w:pPr>
        <w:jc w:val="both"/>
        <w:rPr>
          <w:rFonts w:ascii="Times New Roman" w:eastAsia="Times New Roman" w:hAnsi="Times New Roman" w:cs="Times New Roman"/>
          <w:color w:val="00112B"/>
          <w:sz w:val="24"/>
          <w:szCs w:val="24"/>
        </w:rPr>
      </w:pPr>
    </w:p>
    <w:p w14:paraId="64B2A3B4" w14:textId="77777777" w:rsidR="001229BA" w:rsidRDefault="006229C3">
      <w:pPr>
        <w:jc w:val="both"/>
        <w:rPr>
          <w:rFonts w:ascii="Times New Roman" w:eastAsia="Times New Roman" w:hAnsi="Times New Roman" w:cs="Times New Roman"/>
          <w:b/>
          <w:color w:val="00112B"/>
          <w:sz w:val="24"/>
          <w:szCs w:val="24"/>
        </w:rPr>
      </w:pPr>
      <w:r>
        <w:br w:type="page"/>
      </w:r>
    </w:p>
    <w:p w14:paraId="343F1A6A" w14:textId="0AAE9E3A"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FIGURE 2   </w:t>
      </w:r>
      <w:r>
        <w:rPr>
          <w:rFonts w:ascii="Times New Roman" w:eastAsia="Times New Roman" w:hAnsi="Times New Roman" w:cs="Times New Roman"/>
          <w:color w:val="00112B"/>
          <w:sz w:val="24"/>
          <w:szCs w:val="24"/>
        </w:rPr>
        <w:t>Trimester p-score mortality trends by subnational levels in Brazil (left) and Colombia (right) from January 2020 to September 2021</w:t>
      </w:r>
    </w:p>
    <w:p w14:paraId="73E52F2B" w14:textId="77777777" w:rsidR="001229BA" w:rsidRDefault="001229BA">
      <w:pPr>
        <w:jc w:val="both"/>
        <w:rPr>
          <w:rFonts w:ascii="Times New Roman" w:eastAsia="Times New Roman" w:hAnsi="Times New Roman" w:cs="Times New Roman"/>
          <w:color w:val="00112B"/>
          <w:sz w:val="24"/>
          <w:szCs w:val="24"/>
        </w:rPr>
      </w:pPr>
    </w:p>
    <w:p w14:paraId="3A4F7C95"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noProof/>
          <w:color w:val="00112B"/>
          <w:sz w:val="24"/>
          <w:szCs w:val="24"/>
          <w:lang w:val="en-US"/>
        </w:rPr>
        <w:drawing>
          <wp:inline distT="114300" distB="114300" distL="114300" distR="114300" wp14:anchorId="22371AE1" wp14:editId="370EE89B">
            <wp:extent cx="5943600" cy="2374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2374900"/>
                    </a:xfrm>
                    <a:prstGeom prst="rect">
                      <a:avLst/>
                    </a:prstGeom>
                    <a:ln/>
                  </pic:spPr>
                </pic:pic>
              </a:graphicData>
            </a:graphic>
          </wp:inline>
        </w:drawing>
      </w:r>
    </w:p>
    <w:p w14:paraId="166B32A1" w14:textId="77777777" w:rsidR="001229BA" w:rsidRDefault="001229BA">
      <w:pPr>
        <w:jc w:val="both"/>
        <w:rPr>
          <w:rFonts w:ascii="Times New Roman" w:eastAsia="Times New Roman" w:hAnsi="Times New Roman" w:cs="Times New Roman"/>
          <w:b/>
          <w:color w:val="00112B"/>
          <w:sz w:val="24"/>
          <w:szCs w:val="24"/>
        </w:rPr>
      </w:pPr>
    </w:p>
    <w:p w14:paraId="2981FD71" w14:textId="1B1015A1"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w:t>
      </w:r>
      <w:r w:rsidR="00AE5C44">
        <w:rPr>
          <w:rFonts w:ascii="Times New Roman" w:eastAsia="Times New Roman" w:hAnsi="Times New Roman" w:cs="Times New Roman"/>
          <w:color w:val="00112B"/>
          <w:sz w:val="24"/>
          <w:szCs w:val="24"/>
        </w:rPr>
        <w:t xml:space="preserve">The </w:t>
      </w:r>
      <w:r>
        <w:rPr>
          <w:rFonts w:ascii="Times New Roman" w:eastAsia="Times New Roman" w:hAnsi="Times New Roman" w:cs="Times New Roman"/>
          <w:color w:val="00112B"/>
          <w:sz w:val="24"/>
          <w:szCs w:val="24"/>
        </w:rPr>
        <w:t>p-scores of excess mortality capture departure</w:t>
      </w:r>
      <w:r w:rsidR="00AE5C44">
        <w:rPr>
          <w:rFonts w:ascii="Times New Roman" w:eastAsia="Times New Roman" w:hAnsi="Times New Roman" w:cs="Times New Roman"/>
          <w:color w:val="00112B"/>
          <w:sz w:val="24"/>
          <w:szCs w:val="24"/>
        </w:rPr>
        <w:t>s</w:t>
      </w:r>
      <w:r>
        <w:rPr>
          <w:rFonts w:ascii="Times New Roman" w:eastAsia="Times New Roman" w:hAnsi="Times New Roman" w:cs="Times New Roman"/>
          <w:color w:val="00112B"/>
          <w:sz w:val="24"/>
          <w:szCs w:val="24"/>
        </w:rPr>
        <w:t xml:space="preserve"> from expected patterns of mortality. Higher p-scores indicate a particularly high risk of mortality in a given subnational area.</w:t>
      </w:r>
    </w:p>
    <w:p w14:paraId="7AE49F4E"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t xml:space="preserve">     </w:t>
      </w:r>
    </w:p>
    <w:p w14:paraId="2FC06993" w14:textId="77777777" w:rsidR="001229BA" w:rsidRDefault="001229BA">
      <w:pPr>
        <w:jc w:val="both"/>
        <w:rPr>
          <w:rFonts w:ascii="Times New Roman" w:eastAsia="Times New Roman" w:hAnsi="Times New Roman" w:cs="Times New Roman"/>
          <w:b/>
          <w:color w:val="00112B"/>
          <w:sz w:val="24"/>
          <w:szCs w:val="24"/>
        </w:rPr>
      </w:pPr>
    </w:p>
    <w:p w14:paraId="039EF829" w14:textId="77777777" w:rsidR="001229BA" w:rsidRDefault="006229C3">
      <w:pPr>
        <w:jc w:val="both"/>
        <w:rPr>
          <w:rFonts w:ascii="Times New Roman" w:eastAsia="Times New Roman" w:hAnsi="Times New Roman" w:cs="Times New Roman"/>
          <w:b/>
          <w:color w:val="00112B"/>
          <w:sz w:val="24"/>
          <w:szCs w:val="24"/>
        </w:rPr>
      </w:pPr>
      <w:r>
        <w:br w:type="page"/>
      </w:r>
    </w:p>
    <w:p w14:paraId="04A2E283" w14:textId="1DA9369D"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FIGURE 3   </w:t>
      </w:r>
      <w:r>
        <w:rPr>
          <w:rFonts w:ascii="Times New Roman" w:eastAsia="Times New Roman" w:hAnsi="Times New Roman" w:cs="Times New Roman"/>
          <w:color w:val="00112B"/>
          <w:sz w:val="24"/>
          <w:szCs w:val="24"/>
        </w:rPr>
        <w:t>Associations between current excess mortality and relative birth changes (</w:t>
      </w:r>
      <w:r>
        <w:rPr>
          <w:rFonts w:ascii="Times New Roman" w:eastAsia="Times New Roman" w:hAnsi="Times New Roman" w:cs="Times New Roman"/>
          <w:i/>
          <w:color w:val="00112B"/>
          <w:sz w:val="24"/>
          <w:szCs w:val="24"/>
        </w:rPr>
        <w:t>rbc</w:t>
      </w:r>
      <w:r>
        <w:rPr>
          <w:rFonts w:ascii="Times New Roman" w:eastAsia="Times New Roman" w:hAnsi="Times New Roman" w:cs="Times New Roman"/>
          <w:color w:val="00112B"/>
          <w:sz w:val="24"/>
          <w:szCs w:val="24"/>
        </w:rPr>
        <w:t xml:space="preserve">) in 2020 and 2021 across subnational areas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age and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w:t>
      </w:r>
      <w:proofErr w:type="spellStart"/>
      <w:r>
        <w:rPr>
          <w:rFonts w:ascii="Times New Roman" w:eastAsia="Times New Roman" w:hAnsi="Times New Roman" w:cs="Times New Roman"/>
          <w:color w:val="00112B"/>
          <w:sz w:val="24"/>
          <w:szCs w:val="24"/>
        </w:rPr>
        <w:t>y.s</w:t>
      </w:r>
      <w:proofErr w:type="spellEnd"/>
      <w:r>
        <w:rPr>
          <w:rFonts w:ascii="Times New Roman" w:eastAsia="Times New Roman" w:hAnsi="Times New Roman" w:cs="Times New Roman"/>
          <w:color w:val="00112B"/>
          <w:sz w:val="24"/>
          <w:szCs w:val="24"/>
        </w:rPr>
        <w:t>.) in Brazil (top) and Colombia (bottom)</w:t>
      </w:r>
    </w:p>
    <w:p w14:paraId="77D8761B"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noProof/>
          <w:color w:val="00112B"/>
          <w:sz w:val="24"/>
          <w:szCs w:val="24"/>
          <w:lang w:val="en-US"/>
        </w:rPr>
        <w:drawing>
          <wp:inline distT="114300" distB="114300" distL="114300" distR="114300" wp14:anchorId="51FE44FE" wp14:editId="22A9B771">
            <wp:extent cx="5943600" cy="355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55600"/>
                    </a:xfrm>
                    <a:prstGeom prst="rect">
                      <a:avLst/>
                    </a:prstGeom>
                    <a:ln/>
                  </pic:spPr>
                </pic:pic>
              </a:graphicData>
            </a:graphic>
          </wp:inline>
        </w:drawing>
      </w:r>
    </w:p>
    <w:p w14:paraId="4637E4B1"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noProof/>
          <w:color w:val="00112B"/>
          <w:sz w:val="24"/>
          <w:szCs w:val="24"/>
          <w:lang w:val="en-US"/>
        </w:rPr>
        <w:drawing>
          <wp:inline distT="114300" distB="114300" distL="114300" distR="114300" wp14:anchorId="63EF247E" wp14:editId="6857E9AF">
            <wp:extent cx="5943600" cy="35687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14:paraId="694D2FF1" w14:textId="77777777" w:rsidR="001229BA" w:rsidRDefault="001229BA">
      <w:pPr>
        <w:jc w:val="both"/>
        <w:rPr>
          <w:rFonts w:ascii="Times New Roman" w:eastAsia="Times New Roman" w:hAnsi="Times New Roman" w:cs="Times New Roman"/>
          <w:b/>
          <w:color w:val="00112B"/>
          <w:sz w:val="24"/>
          <w:szCs w:val="24"/>
        </w:rPr>
      </w:pPr>
    </w:p>
    <w:p w14:paraId="513521FE" w14:textId="77777777" w:rsidR="001229BA" w:rsidRDefault="001229BA">
      <w:pPr>
        <w:jc w:val="both"/>
        <w:rPr>
          <w:rFonts w:ascii="Times New Roman" w:eastAsia="Times New Roman" w:hAnsi="Times New Roman" w:cs="Times New Roman"/>
          <w:color w:val="00112B"/>
          <w:sz w:val="24"/>
          <w:szCs w:val="24"/>
        </w:rPr>
      </w:pPr>
    </w:p>
    <w:p w14:paraId="7E65E742" w14:textId="77777777" w:rsidR="001229BA" w:rsidRDefault="001229BA">
      <w:pPr>
        <w:jc w:val="both"/>
        <w:rPr>
          <w:rFonts w:ascii="Times New Roman" w:eastAsia="Times New Roman" w:hAnsi="Times New Roman" w:cs="Times New Roman"/>
          <w:b/>
          <w:color w:val="00112B"/>
          <w:sz w:val="24"/>
          <w:szCs w:val="24"/>
        </w:rPr>
      </w:pPr>
    </w:p>
    <w:p w14:paraId="2665D4F3" w14:textId="77777777" w:rsidR="001229BA" w:rsidRDefault="001229BA">
      <w:pPr>
        <w:jc w:val="both"/>
        <w:rPr>
          <w:rFonts w:ascii="Times New Roman" w:eastAsia="Times New Roman" w:hAnsi="Times New Roman" w:cs="Times New Roman"/>
          <w:b/>
          <w:color w:val="00112B"/>
          <w:sz w:val="24"/>
          <w:szCs w:val="24"/>
        </w:rPr>
      </w:pPr>
    </w:p>
    <w:p w14:paraId="2BA73F6D" w14:textId="77777777" w:rsidR="001229BA" w:rsidRDefault="001229BA">
      <w:pPr>
        <w:jc w:val="both"/>
        <w:rPr>
          <w:rFonts w:ascii="Times New Roman" w:eastAsia="Times New Roman" w:hAnsi="Times New Roman" w:cs="Times New Roman"/>
          <w:b/>
          <w:color w:val="00112B"/>
          <w:sz w:val="24"/>
          <w:szCs w:val="24"/>
        </w:rPr>
      </w:pPr>
    </w:p>
    <w:p w14:paraId="4A390792" w14:textId="77777777" w:rsidR="001229BA" w:rsidRDefault="001229BA">
      <w:pPr>
        <w:jc w:val="both"/>
        <w:rPr>
          <w:rFonts w:ascii="Times New Roman" w:eastAsia="Times New Roman" w:hAnsi="Times New Roman" w:cs="Times New Roman"/>
          <w:b/>
          <w:color w:val="00112B"/>
          <w:sz w:val="24"/>
          <w:szCs w:val="24"/>
        </w:rPr>
      </w:pPr>
    </w:p>
    <w:p w14:paraId="08E4571E" w14:textId="77777777" w:rsidR="001229BA" w:rsidRDefault="001229BA">
      <w:pPr>
        <w:jc w:val="both"/>
        <w:rPr>
          <w:rFonts w:ascii="Times New Roman" w:eastAsia="Times New Roman" w:hAnsi="Times New Roman" w:cs="Times New Roman"/>
          <w:b/>
          <w:color w:val="00112B"/>
          <w:sz w:val="24"/>
          <w:szCs w:val="24"/>
        </w:rPr>
      </w:pPr>
    </w:p>
    <w:p w14:paraId="3AEEBCAA" w14:textId="77777777" w:rsidR="001229BA" w:rsidRDefault="001229BA">
      <w:pPr>
        <w:jc w:val="both"/>
        <w:rPr>
          <w:rFonts w:ascii="Times New Roman" w:eastAsia="Times New Roman" w:hAnsi="Times New Roman" w:cs="Times New Roman"/>
          <w:b/>
          <w:color w:val="00112B"/>
          <w:sz w:val="24"/>
          <w:szCs w:val="24"/>
        </w:rPr>
      </w:pPr>
    </w:p>
    <w:p w14:paraId="73C8AA62" w14:textId="77777777" w:rsidR="001229BA" w:rsidRDefault="001229BA">
      <w:pPr>
        <w:jc w:val="both"/>
        <w:rPr>
          <w:rFonts w:ascii="Times New Roman" w:eastAsia="Times New Roman" w:hAnsi="Times New Roman" w:cs="Times New Roman"/>
          <w:b/>
          <w:color w:val="00112B"/>
          <w:sz w:val="24"/>
          <w:szCs w:val="24"/>
        </w:rPr>
      </w:pPr>
    </w:p>
    <w:p w14:paraId="743D6FA1" w14:textId="77777777" w:rsidR="001229BA" w:rsidRDefault="001229BA">
      <w:pPr>
        <w:jc w:val="both"/>
        <w:rPr>
          <w:rFonts w:ascii="Times New Roman" w:eastAsia="Times New Roman" w:hAnsi="Times New Roman" w:cs="Times New Roman"/>
          <w:b/>
          <w:color w:val="00112B"/>
          <w:sz w:val="24"/>
          <w:szCs w:val="24"/>
        </w:rPr>
      </w:pPr>
    </w:p>
    <w:p w14:paraId="73F06168" w14:textId="77777777" w:rsidR="001229BA" w:rsidRDefault="001229BA">
      <w:pPr>
        <w:jc w:val="both"/>
        <w:rPr>
          <w:rFonts w:ascii="Times New Roman" w:eastAsia="Times New Roman" w:hAnsi="Times New Roman" w:cs="Times New Roman"/>
          <w:b/>
          <w:color w:val="00112B"/>
          <w:sz w:val="24"/>
          <w:szCs w:val="24"/>
        </w:rPr>
      </w:pPr>
    </w:p>
    <w:p w14:paraId="67D5BE9A" w14:textId="77777777" w:rsidR="001229BA" w:rsidRDefault="001229BA">
      <w:pPr>
        <w:jc w:val="both"/>
        <w:rPr>
          <w:rFonts w:ascii="Times New Roman" w:eastAsia="Times New Roman" w:hAnsi="Times New Roman" w:cs="Times New Roman"/>
          <w:b/>
          <w:color w:val="00112B"/>
          <w:sz w:val="24"/>
          <w:szCs w:val="24"/>
        </w:rPr>
      </w:pPr>
    </w:p>
    <w:p w14:paraId="0DFE0279" w14:textId="77777777" w:rsidR="001229BA" w:rsidRDefault="001229BA">
      <w:pPr>
        <w:jc w:val="both"/>
        <w:rPr>
          <w:rFonts w:ascii="Times New Roman" w:eastAsia="Times New Roman" w:hAnsi="Times New Roman" w:cs="Times New Roman"/>
          <w:b/>
          <w:color w:val="00112B"/>
          <w:sz w:val="24"/>
          <w:szCs w:val="24"/>
        </w:rPr>
      </w:pPr>
    </w:p>
    <w:p w14:paraId="64B19E57" w14:textId="77777777" w:rsidR="001229BA" w:rsidRDefault="001229BA">
      <w:pPr>
        <w:jc w:val="both"/>
        <w:rPr>
          <w:rFonts w:ascii="Times New Roman" w:eastAsia="Times New Roman" w:hAnsi="Times New Roman" w:cs="Times New Roman"/>
          <w:b/>
          <w:color w:val="00112B"/>
          <w:sz w:val="24"/>
          <w:szCs w:val="24"/>
        </w:rPr>
      </w:pPr>
    </w:p>
    <w:p w14:paraId="0D146D43" w14:textId="77777777" w:rsidR="001229BA" w:rsidRDefault="001229BA">
      <w:pPr>
        <w:jc w:val="both"/>
        <w:rPr>
          <w:rFonts w:ascii="Times New Roman" w:eastAsia="Times New Roman" w:hAnsi="Times New Roman" w:cs="Times New Roman"/>
          <w:b/>
          <w:color w:val="00112B"/>
          <w:sz w:val="24"/>
          <w:szCs w:val="24"/>
        </w:rPr>
      </w:pPr>
    </w:p>
    <w:p w14:paraId="63B06E44" w14:textId="77777777" w:rsidR="001229BA" w:rsidRDefault="001229BA">
      <w:pPr>
        <w:jc w:val="both"/>
        <w:rPr>
          <w:rFonts w:ascii="Times New Roman" w:eastAsia="Times New Roman" w:hAnsi="Times New Roman" w:cs="Times New Roman"/>
          <w:b/>
          <w:color w:val="00112B"/>
          <w:sz w:val="24"/>
          <w:szCs w:val="24"/>
        </w:rPr>
      </w:pPr>
    </w:p>
    <w:p w14:paraId="0283191F" w14:textId="7FA0D463"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TABLE 1   </w:t>
      </w:r>
      <w:r>
        <w:rPr>
          <w:rFonts w:ascii="Times New Roman" w:eastAsia="Times New Roman" w:hAnsi="Times New Roman" w:cs="Times New Roman"/>
          <w:color w:val="00112B"/>
          <w:sz w:val="24"/>
          <w:szCs w:val="24"/>
        </w:rPr>
        <w:t>Associations between current excess mortality and lagged excess mortality, and the relative birth changes (</w:t>
      </w:r>
      <w:proofErr w:type="spellStart"/>
      <w:r>
        <w:rPr>
          <w:rFonts w:ascii="Times New Roman" w:eastAsia="Times New Roman" w:hAnsi="Times New Roman" w:cs="Times New Roman"/>
          <w:i/>
          <w:color w:val="00112B"/>
          <w:sz w:val="24"/>
          <w:szCs w:val="24"/>
        </w:rPr>
        <w:t>rcb</w:t>
      </w:r>
      <w:proofErr w:type="spellEnd"/>
      <w:r>
        <w:rPr>
          <w:rFonts w:ascii="Times New Roman" w:eastAsia="Times New Roman" w:hAnsi="Times New Roman" w:cs="Times New Roman"/>
          <w:color w:val="00112B"/>
          <w:sz w:val="24"/>
          <w:szCs w:val="24"/>
        </w:rPr>
        <w:t>) according to four multivariate model specifications (M.S.) in Brazil and Colombia</w:t>
      </w:r>
    </w:p>
    <w:p w14:paraId="7A677BBF" w14:textId="77777777" w:rsidR="001229BA" w:rsidRDefault="001229BA">
      <w:pPr>
        <w:jc w:val="both"/>
        <w:rPr>
          <w:rFonts w:ascii="Times New Roman" w:eastAsia="Times New Roman" w:hAnsi="Times New Roman" w:cs="Times New Roman"/>
          <w:color w:val="00112B"/>
          <w:sz w:val="24"/>
          <w:szCs w:val="24"/>
        </w:rPr>
      </w:pPr>
    </w:p>
    <w:p w14:paraId="6F034526" w14:textId="77777777" w:rsidR="001229BA" w:rsidRDefault="006229C3">
      <w:pPr>
        <w:jc w:val="center"/>
        <w:rPr>
          <w:rFonts w:ascii="Times New Roman" w:eastAsia="Times New Roman" w:hAnsi="Times New Roman" w:cs="Times New Roman"/>
          <w:b/>
          <w:color w:val="00112B"/>
          <w:sz w:val="24"/>
          <w:szCs w:val="24"/>
        </w:rPr>
      </w:pPr>
      <w:r>
        <w:rPr>
          <w:rFonts w:ascii="Times New Roman" w:eastAsia="Times New Roman" w:hAnsi="Times New Roman" w:cs="Times New Roman"/>
          <w:b/>
          <w:noProof/>
          <w:color w:val="00112B"/>
          <w:sz w:val="24"/>
          <w:szCs w:val="24"/>
          <w:lang w:val="en-US"/>
        </w:rPr>
        <w:drawing>
          <wp:inline distT="114300" distB="114300" distL="114300" distR="114300" wp14:anchorId="0FACDEB4" wp14:editId="75E86A17">
            <wp:extent cx="5010150" cy="54006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10150" cy="5400675"/>
                    </a:xfrm>
                    <a:prstGeom prst="rect">
                      <a:avLst/>
                    </a:prstGeom>
                    <a:ln/>
                  </pic:spPr>
                </pic:pic>
              </a:graphicData>
            </a:graphic>
          </wp:inline>
        </w:drawing>
      </w:r>
    </w:p>
    <w:p w14:paraId="6B80AFD3" w14:textId="77777777" w:rsidR="001229BA" w:rsidRDefault="001229BA">
      <w:pPr>
        <w:jc w:val="center"/>
        <w:rPr>
          <w:rFonts w:ascii="Times New Roman" w:eastAsia="Times New Roman" w:hAnsi="Times New Roman" w:cs="Times New Roman"/>
          <w:b/>
          <w:color w:val="00112B"/>
          <w:sz w:val="24"/>
          <w:szCs w:val="24"/>
        </w:rPr>
      </w:pPr>
    </w:p>
    <w:p w14:paraId="42E61695" w14:textId="05A28AA2"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Standard errors are reported in parenthes</w:t>
      </w:r>
      <w:r w:rsidR="00AE5C44">
        <w:rPr>
          <w:rFonts w:ascii="Times New Roman" w:eastAsia="Times New Roman" w:hAnsi="Times New Roman" w:cs="Times New Roman"/>
          <w:color w:val="00112B"/>
          <w:sz w:val="24"/>
          <w:szCs w:val="24"/>
        </w:rPr>
        <w:t>e</w:t>
      </w:r>
      <w:r>
        <w:rPr>
          <w:rFonts w:ascii="Times New Roman" w:eastAsia="Times New Roman" w:hAnsi="Times New Roman" w:cs="Times New Roman"/>
          <w:color w:val="00112B"/>
          <w:sz w:val="24"/>
          <w:szCs w:val="24"/>
        </w:rPr>
        <w:t xml:space="preserve">s beneath each coefficient. The number of observations corresponds to all combinations of subnational areas, age groups, years of schooling groups, and trimesters (from April 2020 to June 2021). </w:t>
      </w:r>
      <w:r>
        <w:rPr>
          <w:rFonts w:ascii="Times New Roman" w:eastAsia="Times New Roman" w:hAnsi="Times New Roman" w:cs="Times New Roman"/>
          <w:i/>
          <w:color w:val="00112B"/>
          <w:sz w:val="24"/>
          <w:szCs w:val="24"/>
        </w:rPr>
        <w:t>Model Specifications:</w:t>
      </w:r>
      <w:r>
        <w:rPr>
          <w:rFonts w:ascii="Times New Roman" w:eastAsia="Times New Roman" w:hAnsi="Times New Roman" w:cs="Times New Roman"/>
          <w:color w:val="00112B"/>
          <w:sz w:val="24"/>
          <w:szCs w:val="24"/>
        </w:rPr>
        <w:t xml:space="preserve"> the M.S.s for current mortality control for lagged mortality, and vice versa. M.S. 1 includes dummy variables for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age groups and years of schooling. M.S. 2 adds the Subnational Human Development Index (SHDI). M.S. 3 substitutes the SHDI for dummy variables for each subnational area. M.S. 4 includes dummy variables for each subnational area and interaction between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w:t>
      </w:r>
      <w:proofErr w:type="spellStart"/>
      <w:r>
        <w:rPr>
          <w:rFonts w:ascii="Times New Roman" w:eastAsia="Times New Roman" w:hAnsi="Times New Roman" w:cs="Times New Roman"/>
          <w:color w:val="00112B"/>
          <w:sz w:val="24"/>
          <w:szCs w:val="24"/>
        </w:rPr>
        <w:t>y.s</w:t>
      </w:r>
      <w:proofErr w:type="spellEnd"/>
      <w:r>
        <w:rPr>
          <w:rFonts w:ascii="Times New Roman" w:eastAsia="Times New Roman" w:hAnsi="Times New Roman" w:cs="Times New Roman"/>
          <w:color w:val="00112B"/>
          <w:sz w:val="24"/>
          <w:szCs w:val="24"/>
        </w:rPr>
        <w:t>.) and excess mortality (p-scores).</w:t>
      </w:r>
      <w:r>
        <w:br w:type="page"/>
      </w:r>
    </w:p>
    <w:p w14:paraId="0FFD1F62" w14:textId="77777777" w:rsidR="001229BA" w:rsidRDefault="006229C3">
      <w:pPr>
        <w:jc w:val="center"/>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lastRenderedPageBreak/>
        <w:t>Appendix</w:t>
      </w:r>
    </w:p>
    <w:p w14:paraId="7CA9B07D" w14:textId="77777777" w:rsidR="001229BA" w:rsidRDefault="001229BA">
      <w:pPr>
        <w:jc w:val="center"/>
        <w:rPr>
          <w:rFonts w:ascii="Times New Roman" w:eastAsia="Times New Roman" w:hAnsi="Times New Roman" w:cs="Times New Roman"/>
          <w:b/>
          <w:color w:val="00112B"/>
          <w:sz w:val="24"/>
          <w:szCs w:val="24"/>
        </w:rPr>
      </w:pPr>
    </w:p>
    <w:p w14:paraId="14E4ACF7"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t>Detailed information on data sources and methods for retrieving information</w:t>
      </w:r>
    </w:p>
    <w:p w14:paraId="23CC3575" w14:textId="77777777" w:rsidR="001229BA" w:rsidRDefault="001229BA">
      <w:pPr>
        <w:jc w:val="both"/>
        <w:rPr>
          <w:rFonts w:ascii="Times New Roman" w:eastAsia="Times New Roman" w:hAnsi="Times New Roman" w:cs="Times New Roman"/>
          <w:color w:val="00112B"/>
          <w:sz w:val="24"/>
          <w:szCs w:val="24"/>
        </w:rPr>
      </w:pPr>
    </w:p>
    <w:p w14:paraId="6C2B860B" w14:textId="65CB7B7A"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The pre-2020 information for Brazil was accessed via the ‘</w:t>
      </w:r>
      <w:proofErr w:type="spellStart"/>
      <w:r>
        <w:rPr>
          <w:rFonts w:ascii="Times New Roman" w:eastAsia="Times New Roman" w:hAnsi="Times New Roman" w:cs="Times New Roman"/>
          <w:color w:val="00112B"/>
          <w:sz w:val="24"/>
          <w:szCs w:val="24"/>
        </w:rPr>
        <w:t>dataus</w:t>
      </w:r>
      <w:proofErr w:type="spellEnd"/>
      <w:r>
        <w:rPr>
          <w:rFonts w:ascii="Times New Roman" w:eastAsia="Times New Roman" w:hAnsi="Times New Roman" w:cs="Times New Roman"/>
          <w:color w:val="00112B"/>
          <w:sz w:val="24"/>
          <w:szCs w:val="24"/>
        </w:rPr>
        <w:t xml:space="preserve">’ R-statistical package </w:t>
      </w:r>
      <w:hyperlink r:id="rId11">
        <w:r>
          <w:rPr>
            <w:rFonts w:ascii="Times New Roman" w:eastAsia="Times New Roman" w:hAnsi="Times New Roman" w:cs="Times New Roman"/>
            <w:color w:val="00112B"/>
            <w:sz w:val="24"/>
            <w:szCs w:val="24"/>
          </w:rPr>
          <w:t>(Prado Siqueira 2019)</w:t>
        </w:r>
      </w:hyperlink>
      <w:r>
        <w:rPr>
          <w:rFonts w:ascii="Times New Roman" w:eastAsia="Times New Roman" w:hAnsi="Times New Roman" w:cs="Times New Roman"/>
          <w:color w:val="00112B"/>
          <w:sz w:val="24"/>
          <w:szCs w:val="24"/>
        </w:rPr>
        <w:t>. This package allow</w:t>
      </w:r>
      <w:r w:rsidR="006D20CF">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us to retrieve the yearly total number of births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five-year age groups, years of schooling (four groups), and state of occurrence. For 2020 and 2021, we downloaded individual birth records from the SINASC. </w:t>
      </w:r>
      <w:r w:rsidR="006D20CF">
        <w:rPr>
          <w:rFonts w:ascii="Times New Roman" w:eastAsia="Times New Roman" w:hAnsi="Times New Roman" w:cs="Times New Roman"/>
          <w:color w:val="00112B"/>
          <w:sz w:val="24"/>
          <w:szCs w:val="24"/>
        </w:rPr>
        <w:t xml:space="preserve">These </w:t>
      </w:r>
      <w:r>
        <w:rPr>
          <w:rFonts w:ascii="Times New Roman" w:eastAsia="Times New Roman" w:hAnsi="Times New Roman" w:cs="Times New Roman"/>
          <w:color w:val="00112B"/>
          <w:sz w:val="24"/>
          <w:szCs w:val="24"/>
        </w:rPr>
        <w:t>microdata allow</w:t>
      </w:r>
      <w:r w:rsidR="006D20CF">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us to separate births by trimester. </w:t>
      </w:r>
      <w:r w:rsidR="006D20CF">
        <w:rPr>
          <w:rFonts w:ascii="Times New Roman" w:eastAsia="Times New Roman" w:hAnsi="Times New Roman" w:cs="Times New Roman"/>
          <w:color w:val="00112B"/>
          <w:sz w:val="24"/>
          <w:szCs w:val="24"/>
        </w:rPr>
        <w:t>To analyze</w:t>
      </w:r>
      <w:r>
        <w:rPr>
          <w:rFonts w:ascii="Times New Roman" w:eastAsia="Times New Roman" w:hAnsi="Times New Roman" w:cs="Times New Roman"/>
          <w:color w:val="00112B"/>
          <w:sz w:val="24"/>
          <w:szCs w:val="24"/>
        </w:rPr>
        <w:t xml:space="preserve"> the pre-2020 data by trimester, we use</w:t>
      </w:r>
      <w:r w:rsidR="006D20CF">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the distributions observed in 2020 to infer the distribution of births by trimester for the years before 2020. Specifically, for each subnational unit and year from 2010 to 2019, we multipl</w:t>
      </w:r>
      <w:r w:rsidR="006D20CF">
        <w:rPr>
          <w:rFonts w:ascii="Times New Roman" w:eastAsia="Times New Roman" w:hAnsi="Times New Roman" w:cs="Times New Roman"/>
          <w:color w:val="00112B"/>
          <w:sz w:val="24"/>
          <w:szCs w:val="24"/>
        </w:rPr>
        <w:t>ied</w:t>
      </w:r>
      <w:r>
        <w:rPr>
          <w:rFonts w:ascii="Times New Roman" w:eastAsia="Times New Roman" w:hAnsi="Times New Roman" w:cs="Times New Roman"/>
          <w:color w:val="00112B"/>
          <w:sz w:val="24"/>
          <w:szCs w:val="24"/>
        </w:rPr>
        <w:t xml:space="preserve"> the total number of births in the year by a random draw from a multinomial distribution with four categories (i.e., one for each trimester) with </w:t>
      </w:r>
      <w:r w:rsidR="006D20CF">
        <w:rPr>
          <w:rFonts w:ascii="Times New Roman" w:eastAsia="Times New Roman" w:hAnsi="Times New Roman" w:cs="Times New Roman"/>
          <w:color w:val="00112B"/>
          <w:sz w:val="24"/>
          <w:szCs w:val="24"/>
        </w:rPr>
        <w:t xml:space="preserve">a </w:t>
      </w:r>
      <w:r>
        <w:rPr>
          <w:rFonts w:ascii="Times New Roman" w:eastAsia="Times New Roman" w:hAnsi="Times New Roman" w:cs="Times New Roman"/>
          <w:color w:val="00112B"/>
          <w:sz w:val="24"/>
          <w:szCs w:val="24"/>
        </w:rPr>
        <w:t>multivariate mean equal to the observed distribution of births in 2020. This approach allow</w:t>
      </w:r>
      <w:r w:rsidR="006D20CF">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us to disaggregate yearly</w:t>
      </w:r>
      <w:r w:rsidR="006D20CF">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series by trimester</w:t>
      </w:r>
      <w:r w:rsidR="006D20CF">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xml:space="preserve"> assuming no change</w:t>
      </w:r>
      <w:r w:rsidR="006D20CF">
        <w:rPr>
          <w:rFonts w:ascii="Times New Roman" w:eastAsia="Times New Roman" w:hAnsi="Times New Roman" w:cs="Times New Roman"/>
          <w:color w:val="00112B"/>
          <w:sz w:val="24"/>
          <w:szCs w:val="24"/>
        </w:rPr>
        <w:t>s</w:t>
      </w:r>
      <w:r>
        <w:rPr>
          <w:rFonts w:ascii="Times New Roman" w:eastAsia="Times New Roman" w:hAnsi="Times New Roman" w:cs="Times New Roman"/>
          <w:color w:val="00112B"/>
          <w:sz w:val="24"/>
          <w:szCs w:val="24"/>
        </w:rPr>
        <w:t xml:space="preserve"> in the seasonality of births from 2015 to 2020. </w:t>
      </w:r>
    </w:p>
    <w:p w14:paraId="5CC24B35" w14:textId="77777777" w:rsidR="001229BA" w:rsidRDefault="001229BA">
      <w:pPr>
        <w:jc w:val="both"/>
        <w:rPr>
          <w:rFonts w:ascii="Times New Roman" w:eastAsia="Times New Roman" w:hAnsi="Times New Roman" w:cs="Times New Roman"/>
          <w:color w:val="00112B"/>
          <w:sz w:val="24"/>
          <w:szCs w:val="24"/>
        </w:rPr>
      </w:pPr>
    </w:p>
    <w:p w14:paraId="24CC09CC" w14:textId="7FA409D6"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For Colombia, the pre-2020 information was processed </w:t>
      </w:r>
      <w:r w:rsidR="006D20CF">
        <w:rPr>
          <w:rFonts w:ascii="Times New Roman" w:eastAsia="Times New Roman" w:hAnsi="Times New Roman" w:cs="Times New Roman"/>
          <w:color w:val="00112B"/>
          <w:sz w:val="24"/>
          <w:szCs w:val="24"/>
        </w:rPr>
        <w:t xml:space="preserve">using </w:t>
      </w:r>
      <w:r>
        <w:rPr>
          <w:rFonts w:ascii="Times New Roman" w:eastAsia="Times New Roman" w:hAnsi="Times New Roman" w:cs="Times New Roman"/>
          <w:color w:val="00112B"/>
          <w:sz w:val="24"/>
          <w:szCs w:val="24"/>
        </w:rPr>
        <w:t xml:space="preserve">the individual birth records available from DANE’s </w:t>
      </w:r>
      <w:proofErr w:type="spellStart"/>
      <w:r>
        <w:rPr>
          <w:rFonts w:ascii="Times New Roman" w:eastAsia="Times New Roman" w:hAnsi="Times New Roman" w:cs="Times New Roman"/>
          <w:color w:val="00112B"/>
          <w:sz w:val="24"/>
          <w:szCs w:val="24"/>
        </w:rPr>
        <w:t>Archivo</w:t>
      </w:r>
      <w:proofErr w:type="spellEnd"/>
      <w:r>
        <w:rPr>
          <w:rFonts w:ascii="Times New Roman" w:eastAsia="Times New Roman" w:hAnsi="Times New Roman" w:cs="Times New Roman"/>
          <w:color w:val="00112B"/>
          <w:sz w:val="24"/>
          <w:szCs w:val="24"/>
        </w:rPr>
        <w:t xml:space="preserve"> Nacional de </w:t>
      </w:r>
      <w:proofErr w:type="spellStart"/>
      <w:r>
        <w:rPr>
          <w:rFonts w:ascii="Times New Roman" w:eastAsia="Times New Roman" w:hAnsi="Times New Roman" w:cs="Times New Roman"/>
          <w:color w:val="00112B"/>
          <w:sz w:val="24"/>
          <w:szCs w:val="24"/>
        </w:rPr>
        <w:t>Datos</w:t>
      </w:r>
      <w:proofErr w:type="spellEnd"/>
      <w:r>
        <w:rPr>
          <w:rFonts w:ascii="Times New Roman" w:eastAsia="Times New Roman" w:hAnsi="Times New Roman" w:cs="Times New Roman"/>
          <w:color w:val="00112B"/>
          <w:sz w:val="24"/>
          <w:szCs w:val="24"/>
        </w:rPr>
        <w:t xml:space="preserve"> [Colombian National Data Archive].</w:t>
      </w:r>
      <w:r>
        <w:rPr>
          <w:rFonts w:ascii="Times New Roman" w:eastAsia="Times New Roman" w:hAnsi="Times New Roman" w:cs="Times New Roman"/>
          <w:color w:val="00112B"/>
          <w:sz w:val="24"/>
          <w:szCs w:val="24"/>
          <w:vertAlign w:val="superscript"/>
        </w:rPr>
        <w:footnoteReference w:id="1"/>
      </w:r>
      <w:r>
        <w:rPr>
          <w:rFonts w:ascii="Times New Roman" w:eastAsia="Times New Roman" w:hAnsi="Times New Roman" w:cs="Times New Roman"/>
          <w:color w:val="00112B"/>
          <w:sz w:val="24"/>
          <w:szCs w:val="24"/>
        </w:rPr>
        <w:t xml:space="preserve"> We aggregated these records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age, years of schooling, and department of occurrence. The 2020 and 2021 data were taken from preliminary reports published by DANE. These reports </w:t>
      </w:r>
      <w:r w:rsidR="006D20CF">
        <w:rPr>
          <w:rFonts w:ascii="Times New Roman" w:eastAsia="Times New Roman" w:hAnsi="Times New Roman" w:cs="Times New Roman"/>
          <w:color w:val="00112B"/>
          <w:sz w:val="24"/>
          <w:szCs w:val="24"/>
        </w:rPr>
        <w:t xml:space="preserve">are released </w:t>
      </w:r>
      <w:r>
        <w:rPr>
          <w:rFonts w:ascii="Times New Roman" w:eastAsia="Times New Roman" w:hAnsi="Times New Roman" w:cs="Times New Roman"/>
          <w:color w:val="00112B"/>
          <w:sz w:val="24"/>
          <w:szCs w:val="24"/>
        </w:rPr>
        <w:t xml:space="preserve">on a trimester basis, which in turn sets the minimum time unit for the disaggregation of our analysis. </w:t>
      </w:r>
    </w:p>
    <w:p w14:paraId="42A08CE8" w14:textId="77777777" w:rsidR="001229BA" w:rsidRDefault="001229BA">
      <w:pPr>
        <w:jc w:val="both"/>
        <w:rPr>
          <w:rFonts w:ascii="Times New Roman" w:eastAsia="Times New Roman" w:hAnsi="Times New Roman" w:cs="Times New Roman"/>
          <w:color w:val="00112B"/>
          <w:sz w:val="24"/>
          <w:szCs w:val="24"/>
        </w:rPr>
      </w:pPr>
    </w:p>
    <w:p w14:paraId="244A8A28"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color w:val="00112B"/>
          <w:sz w:val="24"/>
          <w:szCs w:val="24"/>
        </w:rPr>
        <w:t>Excess mortality model</w:t>
      </w:r>
    </w:p>
    <w:p w14:paraId="5AA2ED42" w14:textId="77777777" w:rsidR="001229BA" w:rsidRDefault="001229BA">
      <w:pPr>
        <w:jc w:val="both"/>
        <w:rPr>
          <w:rFonts w:ascii="Times New Roman" w:eastAsia="Times New Roman" w:hAnsi="Times New Roman" w:cs="Times New Roman"/>
          <w:color w:val="00112B"/>
          <w:sz w:val="24"/>
          <w:szCs w:val="24"/>
        </w:rPr>
      </w:pPr>
    </w:p>
    <w:p w14:paraId="3774D6D1"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The model is defined as </w:t>
      </w:r>
    </w:p>
    <w:p w14:paraId="1861E19A" w14:textId="77777777" w:rsidR="001229BA" w:rsidRDefault="001229BA">
      <w:pPr>
        <w:jc w:val="both"/>
        <w:rPr>
          <w:rFonts w:ascii="Times New Roman" w:eastAsia="Times New Roman" w:hAnsi="Times New Roman" w:cs="Times New Roman"/>
          <w:color w:val="00112B"/>
          <w:sz w:val="24"/>
          <w:szCs w:val="24"/>
        </w:rPr>
      </w:pPr>
    </w:p>
    <w:p w14:paraId="7E1883F8" w14:textId="298C9C25" w:rsidR="001229BA" w:rsidRDefault="006229C3">
      <w:pPr>
        <w:jc w:val="center"/>
        <w:rPr>
          <w:rFonts w:ascii="Times New Roman" w:eastAsia="Times New Roman" w:hAnsi="Times New Roman" w:cs="Times New Roman"/>
          <w:color w:val="00112B"/>
          <w:sz w:val="24"/>
          <w:szCs w:val="24"/>
        </w:rPr>
      </w:pPr>
      <m:oMathPara>
        <m:oMath>
          <m:r>
            <w:del w:id="0" w:author="Microsoft account" w:date="2022-04-20T10:28:00Z">
              <w:rPr>
                <w:rFonts w:ascii="Times New Roman" w:eastAsia="Times New Roman" w:hAnsi="Times New Roman" w:cs="Times New Roman"/>
                <w:color w:val="00112B"/>
                <w:sz w:val="24"/>
                <w:szCs w:val="24"/>
              </w:rPr>
              <m:t>lo</m:t>
            </w:del>
          </m:r>
          <m:r>
            <w:ins w:id="1" w:author="Microsoft account" w:date="2022-04-20T10:29:00Z">
              <w:rPr>
                <w:rFonts w:ascii="Cambria Math" w:eastAsia="Times New Roman" w:hAnsi="Times New Roman" w:cs="Times New Roman"/>
                <w:color w:val="00112B"/>
                <w:sz w:val="24"/>
                <w:szCs w:val="24"/>
              </w:rPr>
              <m:t>log</m:t>
            </w:ins>
          </m:r>
          <m:r>
            <w:del w:id="2" w:author="Microsoft account" w:date="2022-04-20T10:29:00Z">
              <w:rPr>
                <w:rFonts w:ascii="Times New Roman" w:eastAsia="Times New Roman" w:hAnsi="Times New Roman" w:cs="Times New Roman"/>
                <w:color w:val="00112B"/>
                <w:sz w:val="24"/>
                <w:szCs w:val="24"/>
              </w:rPr>
              <m:t>g</m:t>
            </w:del>
          </m:r>
          <m:r>
            <w:rPr>
              <w:rFonts w:ascii="Times New Roman" w:eastAsia="Times New Roman" w:hAnsi="Times New Roman" w:cs="Times New Roman"/>
              <w:color w:val="00112B"/>
              <w:sz w:val="24"/>
              <w:szCs w:val="24"/>
            </w:rPr>
            <m:t>(</m:t>
          </m:r>
          <m:sSub>
            <m:sSubPr>
              <m:ctrlPr>
                <w:ins w:id="3" w:author="Microsoft account" w:date="2022-04-20T10:29:00Z">
                  <w:rPr>
                    <w:rFonts w:ascii="Cambria Math" w:eastAsia="Times New Roman" w:hAnsi="Times New Roman" w:cs="Times New Roman"/>
                    <w:i/>
                    <w:color w:val="00112B"/>
                    <w:sz w:val="24"/>
                    <w:szCs w:val="24"/>
                  </w:rPr>
                </w:ins>
              </m:ctrlPr>
            </m:sSubPr>
            <m:e>
              <m:r>
                <w:ins w:id="4" w:author="Microsoft account" w:date="2022-04-20T10:29:00Z">
                  <w:rPr>
                    <w:rFonts w:ascii="Cambria Math" w:eastAsia="Times New Roman" w:hAnsi="Times New Roman" w:cs="Times New Roman"/>
                    <w:color w:val="00112B"/>
                    <w:sz w:val="24"/>
                    <w:szCs w:val="24"/>
                  </w:rPr>
                  <m:t>deat</m:t>
                </w:ins>
              </m:r>
              <m:r>
                <w:ins w:id="5" w:author="Microsoft account" w:date="2022-04-20T10:29:00Z">
                  <w:rPr>
                    <w:rFonts w:ascii="Cambria Math" w:eastAsia="Times New Roman" w:hAnsi="Times New Roman" w:cs="Times New Roman"/>
                    <w:color w:val="00112B"/>
                    <w:sz w:val="24"/>
                    <w:szCs w:val="24"/>
                  </w:rPr>
                  <m:t>h</m:t>
                </w:ins>
              </m:r>
              <m:r>
                <w:ins w:id="6" w:author="Microsoft account" w:date="2022-04-20T10:29:00Z">
                  <w:rPr>
                    <w:rFonts w:ascii="Cambria Math" w:eastAsia="Times New Roman" w:hAnsi="Times New Roman" w:cs="Times New Roman"/>
                    <w:color w:val="00112B"/>
                    <w:sz w:val="24"/>
                    <w:szCs w:val="24"/>
                  </w:rPr>
                  <m:t>s</m:t>
                </w:ins>
              </m:r>
            </m:e>
            <m:sub>
              <m:r>
                <w:ins w:id="7" w:author="Microsoft account" w:date="2022-04-20T10:29:00Z">
                  <w:rPr>
                    <w:rFonts w:ascii="Cambria Math" w:eastAsia="Times New Roman" w:hAnsi="Times New Roman" w:cs="Times New Roman"/>
                    <w:color w:val="00112B"/>
                    <w:sz w:val="24"/>
                    <w:szCs w:val="24"/>
                  </w:rPr>
                  <m:t>r,t</m:t>
                </w:ins>
              </m:r>
            </m:sub>
          </m:sSub>
          <m:sSub>
            <m:sSubPr>
              <m:ctrlPr>
                <w:del w:id="8" w:author="Microsoft account" w:date="2022-04-20T10:29:00Z">
                  <w:rPr>
                    <w:rFonts w:ascii="Times New Roman" w:eastAsia="Times New Roman" w:hAnsi="Times New Roman" w:cs="Times New Roman"/>
                    <w:color w:val="00112B"/>
                    <w:sz w:val="24"/>
                    <w:szCs w:val="24"/>
                  </w:rPr>
                </w:del>
              </m:ctrlPr>
            </m:sSubPr>
            <m:e>
              <m:r>
                <w:del w:id="9" w:author="Microsoft account" w:date="2022-04-20T10:29:00Z">
                  <w:rPr>
                    <w:rFonts w:ascii="Times New Roman" w:eastAsia="Times New Roman" w:hAnsi="Times New Roman" w:cs="Times New Roman"/>
                    <w:color w:val="00112B"/>
                    <w:sz w:val="24"/>
                    <w:szCs w:val="24"/>
                  </w:rPr>
                  <m:t>d</m:t>
                </w:del>
              </m:r>
            </m:e>
            <m:sub>
              <m:r>
                <w:del w:id="10" w:author="Microsoft account" w:date="2022-04-20T10:29:00Z">
                  <w:rPr>
                    <w:rFonts w:ascii="Times New Roman" w:eastAsia="Times New Roman" w:hAnsi="Times New Roman" w:cs="Times New Roman"/>
                    <w:color w:val="00112B"/>
                    <w:sz w:val="24"/>
                    <w:szCs w:val="24"/>
                  </w:rPr>
                  <m:t>r,t</m:t>
                </w:del>
              </m:r>
            </m:sub>
          </m:sSub>
          <m:r>
            <w:rPr>
              <w:rFonts w:ascii="Times New Roman" w:eastAsia="Times New Roman" w:hAnsi="Times New Roman" w:cs="Times New Roman"/>
              <w:color w:val="00112B"/>
              <w:sz w:val="24"/>
              <w:szCs w:val="24"/>
            </w:rPr>
            <m:t>)=</m:t>
          </m:r>
          <m:sSub>
            <m:sSubPr>
              <m:ctrlPr>
                <w:rPr>
                  <w:rFonts w:ascii="Times New Roman" w:eastAsia="Times New Roman" w:hAnsi="Times New Roman" w:cs="Times New Roman"/>
                  <w:color w:val="00112B"/>
                  <w:sz w:val="24"/>
                  <w:szCs w:val="24"/>
                </w:rPr>
              </m:ctrlPr>
            </m:sSubPr>
            <m:e>
              <m:r>
                <w:ins w:id="11" w:author="Microsoft account" w:date="2022-04-20T10:30:00Z">
                  <w:rPr>
                    <w:rFonts w:ascii="Cambria Math" w:eastAsia="Times New Roman" w:hAnsi="Cambria Math" w:cs="Times New Roman"/>
                    <w:color w:val="00112B"/>
                    <w:sz w:val="24"/>
                    <w:szCs w:val="24"/>
                  </w:rPr>
                  <m:t>β</m:t>
                </w:ins>
              </m:r>
              <m:r>
                <w:del w:id="12" w:author="Microsoft account" w:date="2022-04-20T10:30:00Z">
                  <w:rPr>
                    <w:rFonts w:ascii="Times New Roman" w:eastAsia="Times New Roman" w:hAnsi="Times New Roman" w:cs="Times New Roman"/>
                    <w:color w:val="00112B"/>
                    <w:sz w:val="24"/>
                    <w:szCs w:val="24"/>
                  </w:rPr>
                  <m:t>β</m:t>
                </w:del>
              </m:r>
            </m:e>
            <m:sub>
              <m:r>
                <w:rPr>
                  <w:rFonts w:ascii="Times New Roman" w:eastAsia="Times New Roman" w:hAnsi="Times New Roman" w:cs="Times New Roman"/>
                  <w:color w:val="00112B"/>
                  <w:sz w:val="24"/>
                  <w:szCs w:val="24"/>
                </w:rPr>
                <m:t>0</m:t>
              </m:r>
            </m:sub>
          </m:sSub>
          <m:r>
            <w:rPr>
              <w:rFonts w:ascii="Times New Roman" w:eastAsia="Times New Roman" w:hAnsi="Times New Roman" w:cs="Times New Roman"/>
              <w:color w:val="00112B"/>
              <w:sz w:val="24"/>
              <w:szCs w:val="24"/>
            </w:rPr>
            <m:t>+</m:t>
          </m:r>
          <m:sSub>
            <m:sSubPr>
              <m:ctrlPr>
                <w:rPr>
                  <w:rFonts w:ascii="Times New Roman" w:eastAsia="Times New Roman" w:hAnsi="Times New Roman" w:cs="Times New Roman"/>
                  <w:color w:val="00112B"/>
                  <w:sz w:val="24"/>
                  <w:szCs w:val="24"/>
                </w:rPr>
              </m:ctrlPr>
            </m:sSubPr>
            <m:e>
              <m:r>
                <w:ins w:id="13" w:author="Microsoft account" w:date="2022-04-20T10:30:00Z">
                  <w:rPr>
                    <w:rFonts w:ascii="Cambria Math" w:eastAsia="Times New Roman" w:hAnsi="Cambria Math" w:cs="Times New Roman"/>
                    <w:color w:val="00112B"/>
                    <w:sz w:val="24"/>
                    <w:szCs w:val="24"/>
                  </w:rPr>
                  <m:t>β</m:t>
                </w:ins>
              </m:r>
              <m:r>
                <w:del w:id="14" w:author="Microsoft account" w:date="2022-04-20T10:30:00Z">
                  <w:rPr>
                    <w:rFonts w:ascii="Times New Roman" w:eastAsia="Times New Roman" w:hAnsi="Times New Roman" w:cs="Times New Roman"/>
                    <w:color w:val="00112B"/>
                    <w:sz w:val="24"/>
                    <w:szCs w:val="24"/>
                  </w:rPr>
                  <m:t>β</m:t>
                </w:del>
              </m:r>
            </m:e>
            <m:sub>
              <m:r>
                <w:del w:id="15" w:author="Microsoft account" w:date="2022-04-20T10:30:00Z">
                  <w:rPr>
                    <w:rFonts w:ascii="Times New Roman" w:eastAsia="Times New Roman" w:hAnsi="Times New Roman" w:cs="Times New Roman"/>
                    <w:color w:val="00112B"/>
                    <w:sz w:val="24"/>
                    <w:szCs w:val="24"/>
                  </w:rPr>
                  <m:t>r</m:t>
                </w:del>
              </m:r>
              <m:r>
                <w:ins w:id="16" w:author="Microsoft account" w:date="2022-04-20T10:30:00Z">
                  <w:rPr>
                    <w:rFonts w:ascii="Cambria Math" w:eastAsia="Times New Roman" w:hAnsi="Cambria Math" w:cs="Times New Roman"/>
                    <w:color w:val="00112B"/>
                    <w:sz w:val="24"/>
                    <w:szCs w:val="24"/>
                  </w:rPr>
                  <m:t>1</m:t>
                </w:ins>
              </m:r>
            </m:sub>
          </m:sSub>
          <m:r>
            <w:del w:id="17" w:author="Microsoft account" w:date="2022-04-20T10:30:00Z">
              <w:rPr>
                <w:rFonts w:ascii="Times New Roman" w:eastAsia="Times New Roman" w:hAnsi="Times New Roman" w:cs="Times New Roman"/>
                <w:color w:val="00112B"/>
                <w:sz w:val="24"/>
                <w:szCs w:val="24"/>
              </w:rPr>
              <m:t>t</m:t>
            </w:del>
          </m:r>
          <m:r>
            <w:ins w:id="18" w:author="Microsoft account" w:date="2022-04-20T10:30:00Z">
              <w:rPr>
                <w:rFonts w:ascii="Cambria Math" w:eastAsia="Times New Roman" w:hAnsi="Cambria Math" w:cs="Times New Roman"/>
                <w:color w:val="00112B"/>
                <w:sz w:val="24"/>
                <w:szCs w:val="24"/>
              </w:rPr>
              <m:t>t</m:t>
            </w:ins>
          </m:r>
          <m:r>
            <w:rPr>
              <w:rFonts w:ascii="Times New Roman" w:eastAsia="Times New Roman" w:hAnsi="Times New Roman" w:cs="Times New Roman"/>
              <w:color w:val="00112B"/>
              <w:sz w:val="24"/>
              <w:szCs w:val="24"/>
            </w:rPr>
            <m:t>+</m:t>
          </m:r>
          <m:sSub>
            <m:sSubPr>
              <m:ctrlPr>
                <w:rPr>
                  <w:rFonts w:ascii="Times New Roman" w:eastAsia="Times New Roman" w:hAnsi="Times New Roman" w:cs="Times New Roman"/>
                  <w:color w:val="00112B"/>
                  <w:sz w:val="24"/>
                  <w:szCs w:val="24"/>
                </w:rPr>
              </m:ctrlPr>
            </m:sSubPr>
            <m:e>
              <m:r>
                <w:ins w:id="19" w:author="Microsoft account" w:date="2022-04-20T10:33:00Z">
                  <w:rPr>
                    <w:rFonts w:ascii="Cambria Math" w:eastAsia="Times New Roman" w:hAnsi="Times New Roman" w:cs="Times New Roman"/>
                    <w:color w:val="00112B"/>
                    <w:sz w:val="24"/>
                    <w:szCs w:val="24"/>
                  </w:rPr>
                  <m:t>C</m:t>
                </w:ins>
              </m:r>
              <m:r>
                <w:del w:id="20" w:author="Microsoft account" w:date="2022-04-20T10:30:00Z">
                  <w:rPr>
                    <w:rFonts w:ascii="Times New Roman" w:eastAsia="Times New Roman" w:hAnsi="Times New Roman" w:cs="Times New Roman"/>
                    <w:color w:val="00112B"/>
                    <w:sz w:val="24"/>
                    <w:szCs w:val="24"/>
                  </w:rPr>
                  <m:t>s</m:t>
                </w:del>
              </m:r>
              <m:r>
                <w:ins w:id="21" w:author="Microsoft account" w:date="2022-04-20T10:33:00Z">
                  <w:rPr>
                    <w:rFonts w:ascii="Cambria Math" w:eastAsia="Times New Roman" w:hAnsi="Cambria Math" w:cs="Times New Roman"/>
                    <w:color w:val="00112B"/>
                    <w:sz w:val="24"/>
                    <w:szCs w:val="24"/>
                  </w:rPr>
                  <m:t>S</m:t>
                </w:ins>
              </m:r>
            </m:e>
            <m:sub>
              <m:r>
                <w:del w:id="22" w:author="Microsoft account" w:date="2022-04-20T10:33:00Z">
                  <w:rPr>
                    <w:rFonts w:ascii="Times New Roman" w:eastAsia="Times New Roman" w:hAnsi="Times New Roman" w:cs="Times New Roman"/>
                    <w:color w:val="00112B"/>
                    <w:sz w:val="24"/>
                    <w:szCs w:val="24"/>
                  </w:rPr>
                  <m:t>r</m:t>
                </w:del>
              </m:r>
              <m:r>
                <w:ins w:id="23" w:author="Microsoft account" w:date="2022-04-20T10:33:00Z">
                  <w:rPr>
                    <w:rFonts w:ascii="Cambria Math" w:eastAsia="Times New Roman" w:hAnsi="Times New Roman" w:cs="Times New Roman"/>
                    <w:color w:val="00112B"/>
                    <w:sz w:val="24"/>
                    <w:szCs w:val="24"/>
                  </w:rPr>
                  <m:t>r</m:t>
                </w:ins>
              </m:r>
            </m:sub>
          </m:sSub>
          <m:r>
            <w:rPr>
              <w:rFonts w:ascii="Times New Roman" w:eastAsia="Times New Roman" w:hAnsi="Times New Roman" w:cs="Times New Roman"/>
              <w:color w:val="00112B"/>
              <w:sz w:val="24"/>
              <w:szCs w:val="24"/>
            </w:rPr>
            <m:t>(</m:t>
          </m:r>
          <m:r>
            <w:del w:id="24" w:author="Microsoft account" w:date="2022-04-20T10:30:00Z">
              <w:rPr>
                <w:rFonts w:ascii="Times New Roman" w:eastAsia="Times New Roman" w:hAnsi="Times New Roman" w:cs="Times New Roman"/>
                <w:color w:val="00112B"/>
                <w:sz w:val="24"/>
                <w:szCs w:val="24"/>
              </w:rPr>
              <m:t>w</m:t>
            </w:del>
          </m:r>
          <m:r>
            <w:ins w:id="25" w:author="Microsoft account" w:date="2022-04-20T10:31:00Z">
              <w:rPr>
                <w:rFonts w:ascii="Cambria Math" w:eastAsia="Times New Roman" w:hAnsi="Times New Roman" w:cs="Times New Roman"/>
                <w:color w:val="00112B"/>
                <w:sz w:val="24"/>
                <w:szCs w:val="24"/>
              </w:rPr>
              <m:t>t</m:t>
            </w:ins>
          </m:r>
          <m:r>
            <w:rPr>
              <w:rFonts w:ascii="Times New Roman" w:eastAsia="Times New Roman" w:hAnsi="Times New Roman" w:cs="Times New Roman"/>
              <w:color w:val="00112B"/>
              <w:sz w:val="24"/>
              <w:szCs w:val="24"/>
            </w:rPr>
            <m:t>)+</m:t>
          </m:r>
          <m:r>
            <w:del w:id="26" w:author="Microsoft account" w:date="2022-04-20T10:31:00Z">
              <w:rPr>
                <w:rFonts w:ascii="Times New Roman" w:eastAsia="Times New Roman" w:hAnsi="Times New Roman" w:cs="Times New Roman"/>
                <w:color w:val="00112B"/>
                <w:sz w:val="24"/>
                <w:szCs w:val="24"/>
              </w:rPr>
              <m:t>log</m:t>
            </w:del>
          </m:r>
          <m:r>
            <w:ins w:id="27" w:author="Microsoft account" w:date="2022-04-20T10:31:00Z">
              <w:rPr>
                <w:rFonts w:ascii="Cambria Math" w:eastAsia="Times New Roman" w:hAnsi="Cambria Math" w:cs="Times New Roman"/>
                <w:color w:val="00112B"/>
                <w:sz w:val="24"/>
                <w:szCs w:val="24"/>
              </w:rPr>
              <m:t>log</m:t>
            </w:ins>
          </m:r>
          <m:r>
            <w:rPr>
              <w:rFonts w:ascii="Times New Roman" w:eastAsia="Times New Roman" w:hAnsi="Times New Roman" w:cs="Times New Roman"/>
              <w:color w:val="00112B"/>
              <w:sz w:val="24"/>
              <w:szCs w:val="24"/>
            </w:rPr>
            <m:t>(</m:t>
          </m:r>
          <m:sSub>
            <m:sSubPr>
              <m:ctrlPr>
                <w:rPr>
                  <w:rFonts w:ascii="Times New Roman" w:eastAsia="Times New Roman" w:hAnsi="Times New Roman" w:cs="Times New Roman"/>
                  <w:color w:val="00112B"/>
                  <w:sz w:val="24"/>
                  <w:szCs w:val="24"/>
                </w:rPr>
              </m:ctrlPr>
            </m:sSubPr>
            <m:e>
              <m:r>
                <w:del w:id="28" w:author="Microsoft account" w:date="2022-04-20T10:31:00Z">
                  <w:rPr>
                    <w:rFonts w:ascii="Times New Roman" w:eastAsia="Times New Roman" w:hAnsi="Times New Roman" w:cs="Times New Roman"/>
                    <w:color w:val="00112B"/>
                    <w:sz w:val="24"/>
                    <w:szCs w:val="24"/>
                  </w:rPr>
                  <m:t>e</m:t>
                </w:del>
              </m:r>
              <m:r>
                <w:ins w:id="29" w:author="Microsoft account" w:date="2022-04-20T10:31:00Z">
                  <w:rPr>
                    <w:rFonts w:ascii="Cambria Math" w:eastAsia="Times New Roman" w:hAnsi="Cambria Math" w:cs="Times New Roman"/>
                    <w:color w:val="00112B"/>
                    <w:sz w:val="24"/>
                    <w:szCs w:val="24"/>
                  </w:rPr>
                  <m:t>exposure</m:t>
                </w:ins>
              </m:r>
            </m:e>
            <m:sub>
              <m:r>
                <w:del w:id="30" w:author="Microsoft account" w:date="2022-04-20T10:31:00Z">
                  <w:rPr>
                    <w:rFonts w:ascii="Times New Roman" w:eastAsia="Times New Roman" w:hAnsi="Times New Roman" w:cs="Times New Roman"/>
                    <w:color w:val="00112B"/>
                    <w:sz w:val="24"/>
                    <w:szCs w:val="24"/>
                  </w:rPr>
                  <m:t>r</m:t>
                </w:del>
              </m:r>
              <m:r>
                <w:ins w:id="31" w:author="Microsoft account" w:date="2022-04-20T10:31:00Z">
                  <w:rPr>
                    <w:rFonts w:ascii="Cambria Math" w:eastAsia="Times New Roman" w:hAnsi="Cambria Math" w:cs="Times New Roman"/>
                    <w:color w:val="00112B"/>
                    <w:sz w:val="24"/>
                    <w:szCs w:val="24"/>
                  </w:rPr>
                  <m:t>r</m:t>
                </w:ins>
              </m:r>
              <m:r>
                <w:rPr>
                  <w:rFonts w:ascii="Times New Roman" w:eastAsia="Times New Roman" w:hAnsi="Times New Roman" w:cs="Times New Roman"/>
                  <w:color w:val="00112B"/>
                  <w:sz w:val="24"/>
                  <w:szCs w:val="24"/>
                </w:rPr>
                <m:t>,</m:t>
              </m:r>
              <m:r>
                <w:del w:id="32" w:author="Microsoft account" w:date="2022-04-20T10:31:00Z">
                  <w:rPr>
                    <w:rFonts w:ascii="Times New Roman" w:eastAsia="Times New Roman" w:hAnsi="Times New Roman" w:cs="Times New Roman"/>
                    <w:color w:val="00112B"/>
                    <w:sz w:val="24"/>
                    <w:szCs w:val="24"/>
                  </w:rPr>
                  <m:t>t</m:t>
                </w:del>
              </m:r>
              <m:r>
                <w:ins w:id="33" w:author="Microsoft account" w:date="2022-04-20T10:31:00Z">
                  <w:rPr>
                    <w:rFonts w:ascii="Cambria Math" w:eastAsia="Times New Roman" w:hAnsi="Cambria Math" w:cs="Times New Roman"/>
                    <w:color w:val="00112B"/>
                    <w:sz w:val="24"/>
                    <w:szCs w:val="24"/>
                  </w:rPr>
                  <m:t>t</m:t>
                </w:ins>
              </m:r>
            </m:sub>
          </m:sSub>
          <m:r>
            <w:rPr>
              <w:rFonts w:ascii="Times New Roman" w:eastAsia="Times New Roman" w:hAnsi="Times New Roman" w:cs="Times New Roman"/>
              <w:color w:val="00112B"/>
              <w:sz w:val="24"/>
              <w:szCs w:val="24"/>
            </w:rPr>
            <m:t>)</m:t>
          </m:r>
        </m:oMath>
      </m:oMathPara>
    </w:p>
    <w:p w14:paraId="0D8BB5B0" w14:textId="77777777" w:rsidR="001229BA" w:rsidRDefault="001229BA">
      <w:pPr>
        <w:jc w:val="center"/>
        <w:rPr>
          <w:rFonts w:ascii="Times New Roman" w:eastAsia="Times New Roman" w:hAnsi="Times New Roman" w:cs="Times New Roman"/>
          <w:color w:val="00112B"/>
          <w:sz w:val="24"/>
          <w:szCs w:val="24"/>
        </w:rPr>
      </w:pPr>
    </w:p>
    <w:p w14:paraId="43C5C654" w14:textId="7B0F6E97" w:rsidR="001229BA" w:rsidRDefault="006229C3">
      <w:pPr>
        <w:spacing w:line="240" w:lineRule="auto"/>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Where </w:t>
      </w:r>
      <m:oMath>
        <m:sSub>
          <m:sSubPr>
            <m:ctrlPr>
              <w:ins w:id="34" w:author="Microsoft account" w:date="2022-04-20T10:31:00Z">
                <w:rPr>
                  <w:rFonts w:ascii="Cambria Math" w:eastAsia="Times New Roman" w:hAnsi="Times New Roman" w:cs="Times New Roman"/>
                  <w:i/>
                  <w:color w:val="00112B"/>
                  <w:sz w:val="24"/>
                  <w:szCs w:val="24"/>
                </w:rPr>
              </w:ins>
            </m:ctrlPr>
          </m:sSubPr>
          <m:e>
            <m:r>
              <w:ins w:id="35" w:author="Microsoft account" w:date="2022-04-20T10:31:00Z">
                <w:rPr>
                  <w:rFonts w:ascii="Cambria Math" w:eastAsia="Times New Roman" w:hAnsi="Times New Roman" w:cs="Times New Roman"/>
                  <w:color w:val="00112B"/>
                  <w:sz w:val="24"/>
                  <w:szCs w:val="24"/>
                </w:rPr>
                <m:t>deat</m:t>
              </w:ins>
            </m:r>
            <m:r>
              <w:ins w:id="36" w:author="Microsoft account" w:date="2022-04-20T10:31:00Z">
                <w:rPr>
                  <w:rFonts w:ascii="Cambria Math" w:eastAsia="Times New Roman" w:hAnsi="Times New Roman" w:cs="Times New Roman"/>
                  <w:color w:val="00112B"/>
                  <w:sz w:val="24"/>
                  <w:szCs w:val="24"/>
                </w:rPr>
                <m:t>h</m:t>
              </w:ins>
            </m:r>
            <m:r>
              <w:ins w:id="37" w:author="Microsoft account" w:date="2022-04-20T10:31:00Z">
                <w:rPr>
                  <w:rFonts w:ascii="Cambria Math" w:eastAsia="Times New Roman" w:hAnsi="Times New Roman" w:cs="Times New Roman"/>
                  <w:color w:val="00112B"/>
                  <w:sz w:val="24"/>
                  <w:szCs w:val="24"/>
                </w:rPr>
                <m:t>s</m:t>
              </w:ins>
            </m:r>
          </m:e>
          <m:sub>
            <m:r>
              <w:ins w:id="38" w:author="Microsoft account" w:date="2022-04-20T10:31:00Z">
                <w:rPr>
                  <w:rFonts w:ascii="Cambria Math" w:eastAsia="Times New Roman" w:hAnsi="Times New Roman" w:cs="Times New Roman"/>
                  <w:color w:val="00112B"/>
                  <w:sz w:val="24"/>
                  <w:szCs w:val="24"/>
                </w:rPr>
                <m:t>r,t</m:t>
              </w:ins>
            </m:r>
          </m:sub>
        </m:sSub>
        <m:sSub>
          <m:sSubPr>
            <m:ctrlPr>
              <w:del w:id="39" w:author="Microsoft account" w:date="2022-04-20T10:31:00Z">
                <w:rPr>
                  <w:rFonts w:ascii="Times New Roman" w:eastAsia="Times New Roman" w:hAnsi="Times New Roman" w:cs="Times New Roman"/>
                  <w:color w:val="00112B"/>
                  <w:sz w:val="24"/>
                  <w:szCs w:val="24"/>
                </w:rPr>
              </w:del>
            </m:ctrlPr>
          </m:sSubPr>
          <m:e>
            <m:r>
              <w:del w:id="40" w:author="Microsoft account" w:date="2022-04-20T10:31:00Z">
                <w:rPr>
                  <w:rFonts w:ascii="Times New Roman" w:eastAsia="Times New Roman" w:hAnsi="Times New Roman" w:cs="Times New Roman"/>
                  <w:color w:val="00112B"/>
                  <w:sz w:val="24"/>
                  <w:szCs w:val="24"/>
                </w:rPr>
                <m:t>d</m:t>
              </w:del>
            </m:r>
          </m:e>
          <m:sub>
            <m:r>
              <w:del w:id="41" w:author="Microsoft account" w:date="2022-04-20T10:31:00Z">
                <w:rPr>
                  <w:rFonts w:ascii="Times New Roman" w:eastAsia="Times New Roman" w:hAnsi="Times New Roman" w:cs="Times New Roman"/>
                  <w:color w:val="00112B"/>
                  <w:sz w:val="24"/>
                  <w:szCs w:val="24"/>
                </w:rPr>
                <m:t>r,t</m:t>
              </w:del>
            </m:r>
          </m:sub>
        </m:sSub>
      </m:oMath>
      <w:r>
        <w:rPr>
          <w:rFonts w:ascii="Times New Roman" w:eastAsia="Times New Roman" w:hAnsi="Times New Roman" w:cs="Times New Roman"/>
          <w:color w:val="00112B"/>
          <w:sz w:val="24"/>
          <w:szCs w:val="24"/>
        </w:rPr>
        <w:t xml:space="preserve"> and </w:t>
      </w:r>
      <m:oMath>
        <m:sSub>
          <m:sSubPr>
            <m:ctrlPr>
              <w:ins w:id="42" w:author="Microsoft account" w:date="2022-04-20T10:31:00Z">
                <w:rPr>
                  <w:rFonts w:ascii="Times New Roman" w:eastAsia="Times New Roman" w:hAnsi="Times New Roman" w:cs="Times New Roman"/>
                  <w:color w:val="00112B"/>
                  <w:sz w:val="24"/>
                  <w:szCs w:val="24"/>
                </w:rPr>
              </w:ins>
            </m:ctrlPr>
          </m:sSubPr>
          <m:e>
            <m:r>
              <w:ins w:id="43" w:author="Microsoft account" w:date="2022-04-20T10:31:00Z">
                <w:rPr>
                  <w:rFonts w:ascii="Cambria Math" w:eastAsia="Times New Roman" w:hAnsi="Cambria Math" w:cs="Times New Roman"/>
                  <w:color w:val="00112B"/>
                  <w:sz w:val="24"/>
                  <w:szCs w:val="24"/>
                </w:rPr>
                <m:t>exposure</m:t>
              </w:ins>
            </m:r>
          </m:e>
          <m:sub>
            <m:r>
              <w:ins w:id="44" w:author="Microsoft account" w:date="2022-04-20T10:31:00Z">
                <w:rPr>
                  <w:rFonts w:ascii="Cambria Math" w:eastAsia="Times New Roman" w:hAnsi="Cambria Math" w:cs="Times New Roman"/>
                  <w:color w:val="00112B"/>
                  <w:sz w:val="24"/>
                  <w:szCs w:val="24"/>
                </w:rPr>
                <m:t>r</m:t>
              </w:ins>
            </m:r>
            <m:r>
              <w:ins w:id="45" w:author="Microsoft account" w:date="2022-04-20T10:31:00Z">
                <w:rPr>
                  <w:rFonts w:ascii="Times New Roman" w:eastAsia="Times New Roman" w:hAnsi="Times New Roman" w:cs="Times New Roman"/>
                  <w:color w:val="00112B"/>
                  <w:sz w:val="24"/>
                  <w:szCs w:val="24"/>
                </w:rPr>
                <m:t>,</m:t>
              </w:ins>
            </m:r>
            <m:r>
              <w:ins w:id="46" w:author="Microsoft account" w:date="2022-04-20T10:31:00Z">
                <w:rPr>
                  <w:rFonts w:ascii="Cambria Math" w:eastAsia="Times New Roman" w:hAnsi="Cambria Math" w:cs="Times New Roman"/>
                  <w:color w:val="00112B"/>
                  <w:sz w:val="24"/>
                  <w:szCs w:val="24"/>
                </w:rPr>
                <m:t>t</m:t>
              </w:ins>
            </m:r>
          </m:sub>
        </m:sSub>
        <m:sSub>
          <m:sSubPr>
            <m:ctrlPr>
              <w:del w:id="47" w:author="Microsoft account" w:date="2022-04-20T10:31:00Z">
                <w:rPr>
                  <w:rFonts w:ascii="Times New Roman" w:eastAsia="Times New Roman" w:hAnsi="Times New Roman" w:cs="Times New Roman"/>
                  <w:color w:val="00112B"/>
                  <w:sz w:val="24"/>
                  <w:szCs w:val="24"/>
                </w:rPr>
              </w:del>
            </m:ctrlPr>
          </m:sSubPr>
          <m:e>
            <m:r>
              <w:del w:id="48" w:author="Microsoft account" w:date="2022-04-20T10:31:00Z">
                <w:rPr>
                  <w:rFonts w:ascii="Times New Roman" w:eastAsia="Times New Roman" w:hAnsi="Times New Roman" w:cs="Times New Roman"/>
                  <w:color w:val="00112B"/>
                  <w:sz w:val="24"/>
                  <w:szCs w:val="24"/>
                </w:rPr>
                <m:t>e</m:t>
              </w:del>
            </m:r>
          </m:e>
          <m:sub>
            <m:r>
              <w:del w:id="49" w:author="Microsoft account" w:date="2022-04-20T10:31:00Z">
                <w:rPr>
                  <w:rFonts w:ascii="Times New Roman" w:eastAsia="Times New Roman" w:hAnsi="Times New Roman" w:cs="Times New Roman"/>
                  <w:color w:val="00112B"/>
                  <w:sz w:val="24"/>
                  <w:szCs w:val="24"/>
                </w:rPr>
                <m:t>r,t</m:t>
              </w:del>
            </m:r>
          </m:sub>
        </m:sSub>
      </m:oMath>
      <w:r>
        <w:rPr>
          <w:rFonts w:ascii="Times New Roman" w:eastAsia="Times New Roman" w:hAnsi="Times New Roman" w:cs="Times New Roman"/>
          <w:color w:val="00112B"/>
          <w:sz w:val="24"/>
          <w:szCs w:val="24"/>
        </w:rPr>
        <w:t xml:space="preserve"> refer to the deaths counts and population exposure</w:t>
      </w:r>
      <w:r w:rsidR="00F43EA7">
        <w:rPr>
          <w:rFonts w:ascii="Times New Roman" w:eastAsia="Times New Roman" w:hAnsi="Times New Roman" w:cs="Times New Roman"/>
          <w:color w:val="00112B"/>
          <w:sz w:val="24"/>
          <w:szCs w:val="24"/>
        </w:rPr>
        <w:t>s</w:t>
      </w:r>
      <w:r>
        <w:rPr>
          <w:rFonts w:ascii="Times New Roman" w:eastAsia="Times New Roman" w:hAnsi="Times New Roman" w:cs="Times New Roman"/>
          <w:color w:val="00112B"/>
          <w:sz w:val="24"/>
          <w:szCs w:val="24"/>
        </w:rPr>
        <w:t xml:space="preserve"> for each region</w:t>
      </w:r>
      <w:r>
        <w:rPr>
          <w:rFonts w:ascii="Times New Roman" w:eastAsia="Times New Roman" w:hAnsi="Times New Roman" w:cs="Times New Roman"/>
          <w:i/>
          <w:color w:val="00112B"/>
          <w:sz w:val="24"/>
          <w:szCs w:val="24"/>
        </w:rPr>
        <w:t xml:space="preserve"> r</w:t>
      </w:r>
      <w:r>
        <w:rPr>
          <w:rFonts w:ascii="Times New Roman" w:eastAsia="Times New Roman" w:hAnsi="Times New Roman" w:cs="Times New Roman"/>
          <w:color w:val="00112B"/>
          <w:sz w:val="24"/>
          <w:szCs w:val="24"/>
        </w:rPr>
        <w:t xml:space="preserve"> in time </w:t>
      </w:r>
      <w:r>
        <w:rPr>
          <w:rFonts w:ascii="Times New Roman" w:eastAsia="Times New Roman" w:hAnsi="Times New Roman" w:cs="Times New Roman"/>
          <w:i/>
          <w:color w:val="00112B"/>
          <w:sz w:val="24"/>
          <w:szCs w:val="24"/>
        </w:rPr>
        <w:t>t</w:t>
      </w:r>
      <w:r>
        <w:rPr>
          <w:rFonts w:ascii="Times New Roman" w:eastAsia="Times New Roman" w:hAnsi="Times New Roman" w:cs="Times New Roman"/>
          <w:color w:val="00112B"/>
          <w:sz w:val="24"/>
          <w:szCs w:val="24"/>
        </w:rPr>
        <w:t xml:space="preserve">. </w:t>
      </w:r>
      <m:oMath>
        <m:sSub>
          <m:sSubPr>
            <m:ctrlPr>
              <w:rPr>
                <w:rFonts w:ascii="Times New Roman" w:eastAsia="Times New Roman" w:hAnsi="Times New Roman" w:cs="Times New Roman"/>
                <w:color w:val="00112B"/>
                <w:sz w:val="24"/>
                <w:szCs w:val="24"/>
              </w:rPr>
            </m:ctrlPr>
          </m:sSubPr>
          <m:e>
            <m:r>
              <w:rPr>
                <w:rFonts w:ascii="Cambria Math" w:hAnsi="Cambria Math"/>
              </w:rPr>
              <m:t>β</m:t>
            </m:r>
          </m:e>
          <m:sub>
            <m:r>
              <w:ins w:id="50" w:author="Microsoft account" w:date="2022-04-20T10:32:00Z">
                <w:rPr>
                  <w:rFonts w:ascii="Cambria Math" w:eastAsia="Times New Roman" w:hAnsi="Times New Roman" w:cs="Times New Roman"/>
                  <w:color w:val="00112B"/>
                  <w:sz w:val="24"/>
                  <w:szCs w:val="24"/>
                </w:rPr>
                <m:t>r,</m:t>
              </w:ins>
            </m:r>
            <m:r>
              <w:del w:id="51" w:author="Microsoft account" w:date="2022-04-20T10:32:00Z">
                <w:rPr>
                  <w:rFonts w:ascii="Times New Roman" w:eastAsia="Times New Roman" w:hAnsi="Times New Roman" w:cs="Times New Roman"/>
                  <w:color w:val="00112B"/>
                  <w:sz w:val="24"/>
                  <w:szCs w:val="24"/>
                </w:rPr>
                <m:t>r,t</m:t>
              </w:del>
            </m:r>
            <m:r>
              <w:ins w:id="52" w:author="Microsoft account" w:date="2022-04-20T10:32:00Z">
                <w:rPr>
                  <w:rFonts w:ascii="Cambria Math" w:eastAsia="Times New Roman" w:hAnsi="Cambria Math" w:cs="Times New Roman"/>
                  <w:color w:val="00112B"/>
                  <w:sz w:val="24"/>
                  <w:szCs w:val="24"/>
                </w:rPr>
                <m:t>0</m:t>
              </w:ins>
            </m:r>
          </m:sub>
        </m:sSub>
      </m:oMath>
      <w:r>
        <w:rPr>
          <w:rFonts w:ascii="Times New Roman" w:eastAsia="Times New Roman" w:hAnsi="Times New Roman" w:cs="Times New Roman"/>
          <w:color w:val="00112B"/>
          <w:sz w:val="24"/>
          <w:szCs w:val="24"/>
        </w:rPr>
        <w:t xml:space="preserve"> indicate the intercept and </w:t>
      </w:r>
      <m:oMath>
        <m:sSub>
          <m:sSubPr>
            <m:ctrlPr>
              <w:rPr>
                <w:rFonts w:ascii="Times New Roman" w:eastAsia="Times New Roman" w:hAnsi="Times New Roman" w:cs="Times New Roman"/>
                <w:color w:val="00112B"/>
                <w:sz w:val="24"/>
                <w:szCs w:val="24"/>
              </w:rPr>
            </m:ctrlPr>
          </m:sSubPr>
          <m:e>
            <m:r>
              <w:rPr>
                <w:rFonts w:ascii="Cambria Math" w:hAnsi="Cambria Math"/>
              </w:rPr>
              <m:t>β</m:t>
            </m:r>
          </m:e>
          <m:sub>
            <m:r>
              <w:del w:id="53" w:author="Microsoft account" w:date="2022-04-20T10:32:00Z">
                <w:rPr>
                  <w:rFonts w:ascii="Times New Roman" w:eastAsia="Times New Roman" w:hAnsi="Times New Roman" w:cs="Times New Roman"/>
                  <w:color w:val="00112B"/>
                  <w:sz w:val="24"/>
                  <w:szCs w:val="24"/>
                </w:rPr>
                <m:t>r</m:t>
              </w:del>
            </m:r>
            <m:r>
              <w:ins w:id="54" w:author="Microsoft account" w:date="2022-04-20T10:32:00Z">
                <w:rPr>
                  <w:rFonts w:ascii="Cambria Math" w:eastAsia="Times New Roman" w:hAnsi="Times New Roman" w:cs="Times New Roman"/>
                  <w:color w:val="00112B"/>
                  <w:sz w:val="24"/>
                  <w:szCs w:val="24"/>
                </w:rPr>
                <m:t>r</m:t>
              </w:ins>
            </m:r>
          </m:sub>
        </m:sSub>
        <m:r>
          <w:del w:id="55" w:author="Microsoft account" w:date="2022-04-20T10:32:00Z">
            <w:rPr>
              <w:rFonts w:ascii="Times New Roman" w:eastAsia="Times New Roman" w:hAnsi="Times New Roman" w:cs="Times New Roman"/>
              <w:color w:val="00112B"/>
              <w:sz w:val="24"/>
              <w:szCs w:val="24"/>
            </w:rPr>
            <m:t>t</m:t>
          </w:del>
        </m:r>
        <m:r>
          <w:ins w:id="56" w:author="Microsoft account" w:date="2022-04-20T10:32:00Z">
            <w:rPr>
              <w:rFonts w:ascii="Cambria Math" w:eastAsia="Times New Roman" w:hAnsi="Cambria Math" w:cs="Times New Roman"/>
              <w:color w:val="00112B"/>
              <w:sz w:val="24"/>
              <w:szCs w:val="24"/>
            </w:rPr>
            <m:t>t</m:t>
          </w:ins>
        </m:r>
      </m:oMath>
      <w:r>
        <w:rPr>
          <w:rFonts w:ascii="Times New Roman" w:eastAsia="Times New Roman" w:hAnsi="Times New Roman" w:cs="Times New Roman"/>
          <w:color w:val="00112B"/>
          <w:sz w:val="24"/>
          <w:szCs w:val="24"/>
        </w:rPr>
        <w:t xml:space="preserve"> </w:t>
      </w:r>
      <w:r w:rsidR="00F43EA7">
        <w:rPr>
          <w:rFonts w:ascii="Times New Roman" w:eastAsia="Times New Roman" w:hAnsi="Times New Roman" w:cs="Times New Roman"/>
          <w:color w:val="00112B"/>
          <w:sz w:val="24"/>
          <w:szCs w:val="24"/>
        </w:rPr>
        <w:t xml:space="preserve">indicate </w:t>
      </w:r>
      <w:r>
        <w:rPr>
          <w:rFonts w:ascii="Times New Roman" w:eastAsia="Times New Roman" w:hAnsi="Times New Roman" w:cs="Times New Roman"/>
          <w:color w:val="00112B"/>
          <w:sz w:val="24"/>
          <w:szCs w:val="24"/>
        </w:rPr>
        <w:t xml:space="preserve">the log-linear secular trend in mortality for each subnational division </w:t>
      </w:r>
      <w:r>
        <w:rPr>
          <w:rFonts w:ascii="Times New Roman" w:eastAsia="Times New Roman" w:hAnsi="Times New Roman" w:cs="Times New Roman"/>
          <w:i/>
          <w:color w:val="00112B"/>
          <w:sz w:val="24"/>
          <w:szCs w:val="24"/>
        </w:rPr>
        <w:t>r</w:t>
      </w:r>
      <w:r>
        <w:rPr>
          <w:rFonts w:ascii="Times New Roman" w:eastAsia="Times New Roman" w:hAnsi="Times New Roman" w:cs="Times New Roman"/>
          <w:color w:val="00112B"/>
          <w:sz w:val="24"/>
          <w:szCs w:val="24"/>
        </w:rPr>
        <w:t xml:space="preserve">. The term </w:t>
      </w:r>
      <m:oMath>
        <m:sSub>
          <m:sSubPr>
            <m:ctrlPr>
              <w:rPr>
                <w:rFonts w:ascii="Times New Roman" w:eastAsia="Times New Roman" w:hAnsi="Times New Roman" w:cs="Times New Roman"/>
                <w:color w:val="00112B"/>
                <w:sz w:val="24"/>
                <w:szCs w:val="24"/>
              </w:rPr>
            </m:ctrlPr>
          </m:sSubPr>
          <m:e>
            <m:r>
              <w:ins w:id="57" w:author="Microsoft account" w:date="2022-04-20T10:33:00Z">
                <w:rPr>
                  <w:rFonts w:ascii="Cambria Math" w:eastAsia="Times New Roman" w:hAnsi="Times New Roman" w:cs="Times New Roman"/>
                  <w:color w:val="00112B"/>
                  <w:sz w:val="24"/>
                  <w:szCs w:val="24"/>
                </w:rPr>
                <m:t>C</m:t>
              </w:ins>
            </m:r>
            <m:r>
              <w:del w:id="58" w:author="Microsoft account" w:date="2022-04-20T10:32:00Z">
                <w:rPr>
                  <w:rFonts w:ascii="Times New Roman" w:eastAsia="Times New Roman" w:hAnsi="Times New Roman" w:cs="Times New Roman"/>
                  <w:color w:val="00112B"/>
                  <w:sz w:val="24"/>
                  <w:szCs w:val="24"/>
                </w:rPr>
                <m:t>s</m:t>
              </w:del>
            </m:r>
            <m:r>
              <w:ins w:id="59" w:author="Microsoft account" w:date="2022-04-20T10:32:00Z">
                <w:rPr>
                  <w:rFonts w:ascii="Cambria Math" w:eastAsia="Times New Roman" w:hAnsi="Times New Roman" w:cs="Times New Roman"/>
                  <w:color w:val="00112B"/>
                  <w:sz w:val="24"/>
                  <w:szCs w:val="24"/>
                </w:rPr>
                <m:t>S</m:t>
              </w:ins>
            </m:r>
          </m:e>
          <m:sub>
            <m:r>
              <w:del w:id="60" w:author="Microsoft account" w:date="2022-04-20T10:33:00Z">
                <w:rPr>
                  <w:rFonts w:ascii="Times New Roman" w:eastAsia="Times New Roman" w:hAnsi="Times New Roman" w:cs="Times New Roman"/>
                  <w:color w:val="00112B"/>
                  <w:sz w:val="24"/>
                  <w:szCs w:val="24"/>
                </w:rPr>
                <m:t>r</m:t>
              </w:del>
            </m:r>
            <m:r>
              <w:ins w:id="61" w:author="Microsoft account" w:date="2022-04-20T10:33:00Z">
                <w:rPr>
                  <w:rFonts w:ascii="Cambria Math" w:eastAsia="Times New Roman" w:hAnsi="Cambria Math" w:cs="Times New Roman"/>
                  <w:color w:val="00112B"/>
                  <w:sz w:val="24"/>
                  <w:szCs w:val="24"/>
                </w:rPr>
                <m:t>r</m:t>
              </w:ins>
            </m:r>
          </m:sub>
        </m:sSub>
        <m:r>
          <w:rPr>
            <w:rFonts w:ascii="Times New Roman" w:eastAsia="Times New Roman" w:hAnsi="Times New Roman" w:cs="Times New Roman"/>
            <w:color w:val="00112B"/>
            <w:sz w:val="24"/>
            <w:szCs w:val="24"/>
          </w:rPr>
          <m:t>(</m:t>
        </m:r>
        <m:r>
          <w:del w:id="62" w:author="Microsoft account" w:date="2022-04-20T10:33:00Z">
            <w:rPr>
              <w:rFonts w:ascii="Times New Roman" w:eastAsia="Times New Roman" w:hAnsi="Times New Roman" w:cs="Times New Roman"/>
              <w:color w:val="00112B"/>
              <w:sz w:val="24"/>
              <w:szCs w:val="24"/>
            </w:rPr>
            <m:t>w</m:t>
          </w:del>
        </m:r>
        <m:r>
          <w:ins w:id="63" w:author="Microsoft account" w:date="2022-04-20T10:33:00Z">
            <w:rPr>
              <w:rFonts w:ascii="Cambria Math" w:eastAsia="Times New Roman" w:hAnsi="Times New Roman" w:cs="Times New Roman"/>
              <w:color w:val="00112B"/>
              <w:sz w:val="24"/>
              <w:szCs w:val="24"/>
            </w:rPr>
            <m:t>w</m:t>
          </w:ins>
        </m:r>
        <m:r>
          <w:rPr>
            <w:rFonts w:ascii="Times New Roman" w:eastAsia="Times New Roman" w:hAnsi="Times New Roman" w:cs="Times New Roman"/>
            <w:color w:val="00112B"/>
            <w:sz w:val="24"/>
            <w:szCs w:val="24"/>
          </w:rPr>
          <m:t>)</m:t>
        </m:r>
      </m:oMath>
      <w:r>
        <w:rPr>
          <w:rFonts w:ascii="Times New Roman" w:eastAsia="Times New Roman" w:hAnsi="Times New Roman" w:cs="Times New Roman"/>
          <w:color w:val="00112B"/>
          <w:sz w:val="24"/>
          <w:szCs w:val="24"/>
        </w:rPr>
        <w:t xml:space="preserve"> refers to a cyclic p-spline function applied to weeks </w:t>
      </w:r>
      <w:r>
        <w:rPr>
          <w:rFonts w:ascii="Times New Roman" w:eastAsia="Times New Roman" w:hAnsi="Times New Roman" w:cs="Times New Roman"/>
          <w:i/>
          <w:color w:val="00112B"/>
          <w:sz w:val="24"/>
          <w:szCs w:val="24"/>
        </w:rPr>
        <w:t>w</w:t>
      </w:r>
      <w:r>
        <w:rPr>
          <w:rFonts w:ascii="Times New Roman" w:eastAsia="Times New Roman" w:hAnsi="Times New Roman" w:cs="Times New Roman"/>
          <w:color w:val="00112B"/>
          <w:sz w:val="24"/>
          <w:szCs w:val="24"/>
        </w:rPr>
        <w:t xml:space="preserve"> within a year (from </w:t>
      </w:r>
      <w:r w:rsidR="00F43EA7">
        <w:rPr>
          <w:rFonts w:ascii="Times New Roman" w:eastAsia="Times New Roman" w:hAnsi="Times New Roman" w:cs="Times New Roman"/>
          <w:color w:val="00112B"/>
          <w:sz w:val="24"/>
          <w:szCs w:val="24"/>
        </w:rPr>
        <w:t xml:space="preserve">one </w:t>
      </w:r>
      <w:r>
        <w:rPr>
          <w:rFonts w:ascii="Times New Roman" w:eastAsia="Times New Roman" w:hAnsi="Times New Roman" w:cs="Times New Roman"/>
          <w:color w:val="00112B"/>
          <w:sz w:val="24"/>
          <w:szCs w:val="24"/>
        </w:rPr>
        <w:t xml:space="preserve">to 52 in regular years and </w:t>
      </w:r>
      <w:r w:rsidR="00F43EA7">
        <w:rPr>
          <w:rFonts w:ascii="Times New Roman" w:eastAsia="Times New Roman" w:hAnsi="Times New Roman" w:cs="Times New Roman"/>
          <w:color w:val="00112B"/>
          <w:sz w:val="24"/>
          <w:szCs w:val="24"/>
        </w:rPr>
        <w:t xml:space="preserve">from one </w:t>
      </w:r>
      <w:r>
        <w:rPr>
          <w:rFonts w:ascii="Times New Roman" w:eastAsia="Times New Roman" w:hAnsi="Times New Roman" w:cs="Times New Roman"/>
          <w:color w:val="00112B"/>
          <w:sz w:val="24"/>
          <w:szCs w:val="24"/>
        </w:rPr>
        <w:t xml:space="preserve">to 53 in leap years) to account for mortality seasonality in each subnational division </w:t>
      </w:r>
      <w:r>
        <w:rPr>
          <w:rFonts w:ascii="Times New Roman" w:eastAsia="Times New Roman" w:hAnsi="Times New Roman" w:cs="Times New Roman"/>
          <w:i/>
          <w:color w:val="00112B"/>
          <w:sz w:val="24"/>
          <w:szCs w:val="24"/>
        </w:rPr>
        <w:t>r</w:t>
      </w:r>
      <w:r>
        <w:rPr>
          <w:rFonts w:ascii="Times New Roman" w:eastAsia="Times New Roman" w:hAnsi="Times New Roman" w:cs="Times New Roman"/>
          <w:color w:val="00112B"/>
          <w:sz w:val="24"/>
          <w:szCs w:val="24"/>
        </w:rPr>
        <w:t>. The model uses a logarithmic link function with quasi-Poisson distribution to account for overdispersion. We use</w:t>
      </w:r>
      <w:r w:rsidR="00BA5CE8">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the R package </w:t>
      </w:r>
      <w:proofErr w:type="spellStart"/>
      <w:r>
        <w:rPr>
          <w:rFonts w:ascii="Times New Roman" w:eastAsia="Times New Roman" w:hAnsi="Times New Roman" w:cs="Times New Roman"/>
          <w:i/>
          <w:color w:val="00112B"/>
          <w:sz w:val="24"/>
          <w:szCs w:val="24"/>
        </w:rPr>
        <w:t>mgcv</w:t>
      </w:r>
      <w:proofErr w:type="spellEnd"/>
      <w:r>
        <w:rPr>
          <w:rFonts w:ascii="Times New Roman" w:eastAsia="Times New Roman" w:hAnsi="Times New Roman" w:cs="Times New Roman"/>
          <w:color w:val="00112B"/>
          <w:sz w:val="24"/>
          <w:szCs w:val="24"/>
        </w:rPr>
        <w:t xml:space="preserve"> for fitting the models </w:t>
      </w:r>
      <w:hyperlink r:id="rId12">
        <w:r>
          <w:rPr>
            <w:rFonts w:ascii="Times New Roman" w:eastAsia="Times New Roman" w:hAnsi="Times New Roman" w:cs="Times New Roman"/>
            <w:color w:val="00112B"/>
            <w:sz w:val="24"/>
            <w:szCs w:val="24"/>
          </w:rPr>
          <w:t>(Wood 2017)</w:t>
        </w:r>
      </w:hyperlink>
      <w:r>
        <w:rPr>
          <w:rFonts w:ascii="Times New Roman" w:eastAsia="Times New Roman" w:hAnsi="Times New Roman" w:cs="Times New Roman"/>
          <w:color w:val="00112B"/>
          <w:sz w:val="24"/>
          <w:szCs w:val="24"/>
        </w:rPr>
        <w:t xml:space="preserve">. Excess deaths by trimester </w:t>
      </w:r>
      <w:r w:rsidR="00BA5CE8">
        <w:rPr>
          <w:rFonts w:ascii="Times New Roman" w:eastAsia="Times New Roman" w:hAnsi="Times New Roman" w:cs="Times New Roman"/>
          <w:color w:val="00112B"/>
          <w:sz w:val="24"/>
          <w:szCs w:val="24"/>
        </w:rPr>
        <w:t xml:space="preserve">were </w:t>
      </w:r>
      <w:r>
        <w:rPr>
          <w:rFonts w:ascii="Times New Roman" w:eastAsia="Times New Roman" w:hAnsi="Times New Roman" w:cs="Times New Roman"/>
          <w:color w:val="00112B"/>
          <w:sz w:val="24"/>
          <w:szCs w:val="24"/>
        </w:rPr>
        <w:t>obtained by adding the weekly excess deaths in each trimester, and fractionating the deaths of the overlapping weeks according to the days in each trimester.</w:t>
      </w:r>
    </w:p>
    <w:p w14:paraId="1556507F" w14:textId="77777777" w:rsidR="001229BA" w:rsidRDefault="001229BA">
      <w:pPr>
        <w:spacing w:line="240" w:lineRule="auto"/>
        <w:jc w:val="both"/>
        <w:rPr>
          <w:rFonts w:ascii="Times New Roman" w:eastAsia="Times New Roman" w:hAnsi="Times New Roman" w:cs="Times New Roman"/>
          <w:color w:val="00112B"/>
          <w:sz w:val="24"/>
          <w:szCs w:val="24"/>
        </w:rPr>
      </w:pPr>
    </w:p>
    <w:p w14:paraId="2B5AD2A8" w14:textId="51629C7C" w:rsidR="001229BA" w:rsidRDefault="006229C3">
      <w:pPr>
        <w:spacing w:line="240" w:lineRule="auto"/>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lastRenderedPageBreak/>
        <w:t>We measure</w:t>
      </w:r>
      <w:r w:rsidR="00BA5CE8">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excess mortality using the p-score index, which indicates the percentage difference between the observed deaths relative to the mortality baseline (</w:t>
      </w:r>
      <m:oMath>
        <m:r>
          <w:del w:id="64" w:author="Microsoft account" w:date="2022-04-20T10:34:00Z">
            <w:rPr>
              <w:rFonts w:ascii="Times New Roman" w:eastAsia="Times New Roman" w:hAnsi="Times New Roman" w:cs="Times New Roman"/>
              <w:color w:val="00112B"/>
              <w:sz w:val="24"/>
              <w:szCs w:val="24"/>
            </w:rPr>
            <m:t>p</m:t>
          </w:del>
        </m:r>
        <m:r>
          <w:ins w:id="65" w:author="Microsoft account" w:date="2022-04-20T10:34:00Z">
            <w:rPr>
              <w:rFonts w:ascii="Cambria Math" w:eastAsia="Times New Roman" w:hAnsi="Times New Roman" w:cs="Times New Roman"/>
              <w:color w:val="00112B"/>
              <w:sz w:val="24"/>
              <w:szCs w:val="24"/>
            </w:rPr>
            <m:t>p</m:t>
          </w:ins>
        </m:r>
        <m:r>
          <w:ins w:id="66" w:author="Microsoft account" w:date="2022-04-20T10:34:00Z">
            <w:rPr>
              <w:rFonts w:ascii="Cambria Math" w:eastAsia="Times New Roman" w:hAnsi="Times New Roman" w:cs="Times New Roman"/>
              <w:color w:val="00112B"/>
              <w:sz w:val="24"/>
              <w:szCs w:val="24"/>
            </w:rPr>
            <m:t>-</m:t>
          </w:ins>
        </m:r>
        <m:r>
          <w:del w:id="67" w:author="Microsoft account" w:date="2022-04-20T10:34:00Z">
            <w:rPr>
              <w:rFonts w:ascii="Times New Roman" w:eastAsia="Times New Roman" w:hAnsi="Times New Roman" w:cs="Times New Roman"/>
              <w:color w:val="00112B"/>
              <w:sz w:val="24"/>
              <w:szCs w:val="24"/>
            </w:rPr>
            <m:t>-score</m:t>
          </w:del>
        </m:r>
        <m:r>
          <w:ins w:id="68" w:author="Microsoft account" w:date="2022-04-20T10:34:00Z">
            <w:rPr>
              <w:rFonts w:ascii="Cambria Math" w:eastAsia="Times New Roman" w:hAnsi="Cambria Math" w:cs="Times New Roman"/>
              <w:color w:val="00112B"/>
              <w:sz w:val="24"/>
              <w:szCs w:val="24"/>
            </w:rPr>
            <m:t>score</m:t>
          </w:ins>
        </m:r>
        <m:r>
          <w:rPr>
            <w:rFonts w:ascii="Times New Roman" w:eastAsia="Times New Roman" w:hAnsi="Times New Roman" w:cs="Times New Roman"/>
            <w:color w:val="00112B"/>
            <w:sz w:val="24"/>
            <w:szCs w:val="24"/>
          </w:rPr>
          <m:t xml:space="preserve"> =</m:t>
        </m:r>
        <m:f>
          <m:fPr>
            <m:ctrlPr>
              <w:rPr>
                <w:rFonts w:ascii="Cambria Math" w:eastAsia="Times New Roman" w:hAnsi="Cambria Math" w:cs="Times New Roman"/>
                <w:i/>
                <w:color w:val="00112B"/>
                <w:sz w:val="24"/>
                <w:szCs w:val="24"/>
              </w:rPr>
            </m:ctrlPr>
          </m:fPr>
          <m:num>
            <m:sSub>
              <m:sSubPr>
                <m:ctrlPr>
                  <w:rPr>
                    <w:rFonts w:ascii="Times New Roman" w:eastAsia="Times New Roman" w:hAnsi="Times New Roman" w:cs="Times New Roman"/>
                    <w:color w:val="00112B"/>
                    <w:sz w:val="24"/>
                    <w:szCs w:val="24"/>
                  </w:rPr>
                </m:ctrlPr>
              </m:sSubPr>
              <m:e>
                <m:r>
                  <w:del w:id="69" w:author="Microsoft account" w:date="2022-04-20T10:35:00Z">
                    <w:rPr>
                      <w:rFonts w:ascii="Times New Roman" w:eastAsia="Times New Roman" w:hAnsi="Times New Roman" w:cs="Times New Roman"/>
                      <w:color w:val="00112B"/>
                      <w:sz w:val="24"/>
                      <w:szCs w:val="24"/>
                    </w:rPr>
                    <m:t>d</m:t>
                  </w:del>
                </m:r>
                <m:r>
                  <w:ins w:id="70" w:author="Microsoft account" w:date="2022-04-20T10:35:00Z">
                    <w:rPr>
                      <w:rFonts w:ascii="Cambria Math" w:eastAsia="Times New Roman" w:hAnsi="Times New Roman" w:cs="Times New Roman"/>
                      <w:color w:val="00112B"/>
                      <w:sz w:val="24"/>
                      <w:szCs w:val="24"/>
                    </w:rPr>
                    <m:t>deat</m:t>
                  </w:ins>
                </m:r>
                <m:r>
                  <w:ins w:id="71" w:author="Microsoft account" w:date="2022-04-20T10:35:00Z">
                    <w:rPr>
                      <w:rFonts w:ascii="Cambria Math" w:eastAsia="Times New Roman" w:hAnsi="Times New Roman" w:cs="Times New Roman"/>
                      <w:color w:val="00112B"/>
                      <w:sz w:val="24"/>
                      <w:szCs w:val="24"/>
                    </w:rPr>
                    <m:t>h</m:t>
                  </w:ins>
                </m:r>
                <m:r>
                  <w:ins w:id="72" w:author="Microsoft account" w:date="2022-04-20T10:35:00Z">
                    <w:rPr>
                      <w:rFonts w:ascii="Cambria Math" w:eastAsia="Times New Roman" w:hAnsi="Times New Roman" w:cs="Times New Roman"/>
                      <w:color w:val="00112B"/>
                      <w:sz w:val="24"/>
                      <w:szCs w:val="24"/>
                    </w:rPr>
                    <m:t>s</m:t>
                  </w:ins>
                </m:r>
              </m:e>
              <m:sub>
                <m:r>
                  <w:del w:id="73" w:author="Microsoft account" w:date="2022-04-20T10:35:00Z">
                    <w:rPr>
                      <w:rFonts w:ascii="Times New Roman" w:eastAsia="Times New Roman" w:hAnsi="Times New Roman" w:cs="Times New Roman"/>
                      <w:color w:val="00112B"/>
                      <w:sz w:val="24"/>
                      <w:szCs w:val="24"/>
                    </w:rPr>
                    <m:t>r</m:t>
                  </w:del>
                </m:r>
                <m:r>
                  <w:ins w:id="74" w:author="Microsoft account" w:date="2022-04-20T10:35:00Z">
                    <w:rPr>
                      <w:rFonts w:ascii="Cambria Math" w:eastAsia="Times New Roman" w:hAnsi="Cambria Math" w:cs="Times New Roman"/>
                      <w:color w:val="00112B"/>
                      <w:sz w:val="24"/>
                      <w:szCs w:val="24"/>
                    </w:rPr>
                    <m:t>r</m:t>
                  </w:ins>
                </m:r>
                <m:r>
                  <w:rPr>
                    <w:rFonts w:ascii="Times New Roman" w:eastAsia="Times New Roman" w:hAnsi="Times New Roman" w:cs="Times New Roman"/>
                    <w:color w:val="00112B"/>
                    <w:sz w:val="24"/>
                    <w:szCs w:val="24"/>
                  </w:rPr>
                  <m:t>,</m:t>
                </m:r>
                <m:r>
                  <w:del w:id="75" w:author="Microsoft account" w:date="2022-04-20T10:35:00Z">
                    <w:rPr>
                      <w:rFonts w:ascii="Times New Roman" w:eastAsia="Times New Roman" w:hAnsi="Times New Roman" w:cs="Times New Roman"/>
                      <w:color w:val="00112B"/>
                      <w:sz w:val="24"/>
                      <w:szCs w:val="24"/>
                    </w:rPr>
                    <m:t>t</m:t>
                  </w:del>
                </m:r>
                <m:r>
                  <w:ins w:id="76" w:author="Microsoft account" w:date="2022-04-20T10:35:00Z">
                    <w:rPr>
                      <w:rFonts w:ascii="Cambria Math" w:eastAsia="Times New Roman" w:hAnsi="Cambria Math" w:cs="Times New Roman"/>
                      <w:color w:val="00112B"/>
                      <w:sz w:val="24"/>
                      <w:szCs w:val="24"/>
                    </w:rPr>
                    <m:t>t</m:t>
                  </w:ins>
                </m:r>
              </m:sub>
            </m:sSub>
          </m:num>
          <m:den>
            <m:sSubSup>
              <m:sSubSupPr>
                <m:ctrlPr>
                  <w:rPr>
                    <w:rFonts w:ascii="Times New Roman" w:eastAsia="Times New Roman" w:hAnsi="Times New Roman" w:cs="Times New Roman"/>
                    <w:color w:val="00112B"/>
                    <w:sz w:val="24"/>
                    <w:szCs w:val="24"/>
                  </w:rPr>
                </m:ctrlPr>
              </m:sSubSupPr>
              <m:e>
                <m:r>
                  <w:del w:id="77" w:author="Microsoft account" w:date="2022-04-20T10:35:00Z">
                    <w:rPr>
                      <w:rFonts w:ascii="Times New Roman" w:eastAsia="Times New Roman" w:hAnsi="Times New Roman" w:cs="Times New Roman"/>
                      <w:color w:val="00112B"/>
                      <w:sz w:val="24"/>
                      <w:szCs w:val="24"/>
                    </w:rPr>
                    <m:t>d</m:t>
                  </w:del>
                </m:r>
                <m:r>
                  <w:ins w:id="78" w:author="Microsoft account" w:date="2022-04-20T10:35:00Z">
                    <w:rPr>
                      <w:rFonts w:ascii="Cambria Math" w:eastAsia="Times New Roman" w:hAnsi="Cambria Math" w:cs="Times New Roman"/>
                      <w:color w:val="00112B"/>
                      <w:sz w:val="24"/>
                      <w:szCs w:val="24"/>
                    </w:rPr>
                    <m:t>baseline</m:t>
                  </w:ins>
                </m:r>
              </m:e>
              <m:sub>
                <m:r>
                  <w:del w:id="79" w:author="Microsoft account" w:date="2022-04-20T10:35:00Z">
                    <w:rPr>
                      <w:rFonts w:ascii="Times New Roman" w:eastAsia="Times New Roman" w:hAnsi="Times New Roman" w:cs="Times New Roman"/>
                      <w:color w:val="00112B"/>
                      <w:sz w:val="24"/>
                      <w:szCs w:val="24"/>
                    </w:rPr>
                    <m:t>r</m:t>
                  </w:del>
                </m:r>
                <m:r>
                  <w:ins w:id="80" w:author="Microsoft account" w:date="2022-04-20T10:35:00Z">
                    <w:rPr>
                      <w:rFonts w:ascii="Cambria Math" w:eastAsia="Times New Roman" w:hAnsi="Cambria Math" w:cs="Times New Roman"/>
                      <w:color w:val="00112B"/>
                      <w:sz w:val="24"/>
                      <w:szCs w:val="24"/>
                    </w:rPr>
                    <m:t>r</m:t>
                  </w:ins>
                </m:r>
                <m:r>
                  <w:rPr>
                    <w:rFonts w:ascii="Times New Roman" w:eastAsia="Times New Roman" w:hAnsi="Times New Roman" w:cs="Times New Roman"/>
                    <w:color w:val="00112B"/>
                    <w:sz w:val="24"/>
                    <w:szCs w:val="24"/>
                  </w:rPr>
                  <m:t>,</m:t>
                </m:r>
                <m:r>
                  <w:del w:id="81" w:author="Microsoft account" w:date="2022-04-20T10:35:00Z">
                    <w:rPr>
                      <w:rFonts w:ascii="Times New Roman" w:eastAsia="Times New Roman" w:hAnsi="Times New Roman" w:cs="Times New Roman"/>
                      <w:color w:val="00112B"/>
                      <w:sz w:val="24"/>
                      <w:szCs w:val="24"/>
                    </w:rPr>
                    <m:t>t</m:t>
                  </w:del>
                </m:r>
                <m:r>
                  <w:ins w:id="82" w:author="Microsoft account" w:date="2022-04-20T10:35:00Z">
                    <w:rPr>
                      <w:rFonts w:ascii="Cambria Math" w:eastAsia="Times New Roman" w:hAnsi="Cambria Math" w:cs="Times New Roman"/>
                      <w:color w:val="00112B"/>
                      <w:sz w:val="24"/>
                      <w:szCs w:val="24"/>
                    </w:rPr>
                    <m:t>t</m:t>
                  </w:ins>
                </m:r>
              </m:sub>
              <m:sup>
                <m:r>
                  <w:rPr>
                    <w:rFonts w:ascii="Times New Roman" w:eastAsia="Times New Roman" w:hAnsi="Times New Roman" w:cs="Times New Roman"/>
                    <w:color w:val="00112B"/>
                    <w:sz w:val="24"/>
                    <w:szCs w:val="24"/>
                  </w:rPr>
                  <m:t>*</m:t>
                </m:r>
              </m:sup>
            </m:sSubSup>
          </m:den>
        </m:f>
        <m:r>
          <w:ins w:id="83" w:author="Microsoft account" w:date="2022-04-20T10:35:00Z">
            <w:rPr>
              <w:rFonts w:ascii="Cambria Math" w:eastAsia="Times New Roman" w:hAnsi="Cambria Math" w:cs="Times New Roman"/>
              <w:color w:val="00112B"/>
              <w:sz w:val="24"/>
              <w:szCs w:val="24"/>
            </w:rPr>
            <m:t>-1</m:t>
          </w:ins>
        </m:r>
      </m:oMath>
      <w:r>
        <w:rPr>
          <w:rFonts w:ascii="Times New Roman" w:eastAsia="Times New Roman" w:hAnsi="Times New Roman" w:cs="Times New Roman"/>
          <w:color w:val="00112B"/>
          <w:sz w:val="24"/>
          <w:szCs w:val="24"/>
        </w:rPr>
        <w:t xml:space="preserve">, where </w:t>
      </w:r>
      <m:oMath>
        <m:sSub>
          <m:sSubPr>
            <m:ctrlPr>
              <w:rPr>
                <w:rFonts w:ascii="Times New Roman" w:eastAsia="Times New Roman" w:hAnsi="Times New Roman" w:cs="Times New Roman"/>
                <w:color w:val="00112B"/>
                <w:sz w:val="24"/>
                <w:szCs w:val="24"/>
              </w:rPr>
            </m:ctrlPr>
          </m:sSubPr>
          <m:e>
            <m:r>
              <w:del w:id="84" w:author="Microsoft account" w:date="2022-04-20T10:34:00Z">
                <w:rPr>
                  <w:rFonts w:ascii="Times New Roman" w:eastAsia="Times New Roman" w:hAnsi="Times New Roman" w:cs="Times New Roman"/>
                  <w:color w:val="00112B"/>
                  <w:sz w:val="24"/>
                  <w:szCs w:val="24"/>
                </w:rPr>
                <m:t>d</m:t>
              </w:del>
            </m:r>
            <m:r>
              <w:ins w:id="85" w:author="Microsoft account" w:date="2022-04-20T10:34:00Z">
                <w:rPr>
                  <w:rFonts w:ascii="Cambria Math" w:eastAsia="Times New Roman" w:hAnsi="Times New Roman" w:cs="Times New Roman"/>
                  <w:color w:val="00112B"/>
                  <w:sz w:val="24"/>
                  <w:szCs w:val="24"/>
                </w:rPr>
                <m:t>deat</m:t>
              </w:ins>
            </m:r>
            <m:r>
              <w:ins w:id="86" w:author="Microsoft account" w:date="2022-04-20T10:34:00Z">
                <w:rPr>
                  <w:rFonts w:ascii="Cambria Math" w:eastAsia="Times New Roman" w:hAnsi="Times New Roman" w:cs="Times New Roman"/>
                  <w:color w:val="00112B"/>
                  <w:sz w:val="24"/>
                  <w:szCs w:val="24"/>
                </w:rPr>
                <m:t>h</m:t>
              </w:ins>
            </m:r>
            <m:r>
              <w:ins w:id="87" w:author="Microsoft account" w:date="2022-04-20T10:34:00Z">
                <w:rPr>
                  <w:rFonts w:ascii="Cambria Math" w:eastAsia="Times New Roman" w:hAnsi="Times New Roman" w:cs="Times New Roman"/>
                  <w:color w:val="00112B"/>
                  <w:sz w:val="24"/>
                  <w:szCs w:val="24"/>
                </w:rPr>
                <m:t>s</m:t>
              </w:ins>
            </m:r>
          </m:e>
          <m:sub>
            <m:r>
              <w:del w:id="88" w:author="Microsoft account" w:date="2022-04-20T10:34:00Z">
                <w:rPr>
                  <w:rFonts w:ascii="Times New Roman" w:eastAsia="Times New Roman" w:hAnsi="Times New Roman" w:cs="Times New Roman"/>
                  <w:color w:val="00112B"/>
                  <w:sz w:val="24"/>
                  <w:szCs w:val="24"/>
                </w:rPr>
                <m:t>r</m:t>
              </w:del>
            </m:r>
            <m:r>
              <w:ins w:id="89" w:author="Microsoft account" w:date="2022-04-20T10:34:00Z">
                <w:rPr>
                  <w:rFonts w:ascii="Cambria Math" w:eastAsia="Times New Roman" w:hAnsi="Cambria Math" w:cs="Times New Roman"/>
                  <w:color w:val="00112B"/>
                  <w:sz w:val="24"/>
                  <w:szCs w:val="24"/>
                </w:rPr>
                <m:t>r</m:t>
              </w:ins>
            </m:r>
            <m:r>
              <w:rPr>
                <w:rFonts w:ascii="Times New Roman" w:eastAsia="Times New Roman" w:hAnsi="Times New Roman" w:cs="Times New Roman"/>
                <w:color w:val="00112B"/>
                <w:sz w:val="24"/>
                <w:szCs w:val="24"/>
              </w:rPr>
              <m:t>,</m:t>
            </m:r>
            <m:r>
              <w:del w:id="90" w:author="Microsoft account" w:date="2022-04-20T10:34:00Z">
                <w:rPr>
                  <w:rFonts w:ascii="Times New Roman" w:eastAsia="Times New Roman" w:hAnsi="Times New Roman" w:cs="Times New Roman"/>
                  <w:color w:val="00112B"/>
                  <w:sz w:val="24"/>
                  <w:szCs w:val="24"/>
                </w:rPr>
                <m:t>t</m:t>
              </w:del>
            </m:r>
            <m:r>
              <w:ins w:id="91" w:author="Microsoft account" w:date="2022-04-20T10:34:00Z">
                <w:rPr>
                  <w:rFonts w:ascii="Cambria Math" w:eastAsia="Times New Roman" w:hAnsi="Cambria Math" w:cs="Times New Roman"/>
                  <w:color w:val="00112B"/>
                  <w:sz w:val="24"/>
                  <w:szCs w:val="24"/>
                </w:rPr>
                <m:t>t</m:t>
              </w:ins>
            </m:r>
          </m:sub>
        </m:sSub>
      </m:oMath>
      <w:r>
        <w:rPr>
          <w:rFonts w:ascii="Times New Roman" w:eastAsia="Times New Roman" w:hAnsi="Times New Roman" w:cs="Times New Roman"/>
          <w:color w:val="00112B"/>
          <w:sz w:val="24"/>
          <w:szCs w:val="24"/>
        </w:rPr>
        <w:t xml:space="preserve"> and </w:t>
      </w:r>
      <m:oMath>
        <m:sSubSup>
          <m:sSubSupPr>
            <m:ctrlPr>
              <w:rPr>
                <w:rFonts w:ascii="Times New Roman" w:eastAsia="Times New Roman" w:hAnsi="Times New Roman" w:cs="Times New Roman"/>
                <w:color w:val="00112B"/>
                <w:sz w:val="24"/>
                <w:szCs w:val="24"/>
              </w:rPr>
            </m:ctrlPr>
          </m:sSubSupPr>
          <m:e>
            <m:r>
              <w:del w:id="92" w:author="Microsoft account" w:date="2022-04-20T10:34:00Z">
                <w:rPr>
                  <w:rFonts w:ascii="Times New Roman" w:eastAsia="Times New Roman" w:hAnsi="Times New Roman" w:cs="Times New Roman"/>
                  <w:color w:val="00112B"/>
                  <w:sz w:val="24"/>
                  <w:szCs w:val="24"/>
                </w:rPr>
                <m:t>d</m:t>
              </w:del>
            </m:r>
            <m:r>
              <w:ins w:id="93" w:author="Microsoft account" w:date="2022-04-20T10:35:00Z">
                <w:rPr>
                  <w:rFonts w:ascii="Cambria Math" w:eastAsia="Times New Roman" w:hAnsi="Times New Roman" w:cs="Times New Roman"/>
                  <w:color w:val="00112B"/>
                  <w:sz w:val="24"/>
                  <w:szCs w:val="24"/>
                </w:rPr>
                <m:t>baseline</m:t>
              </w:ins>
            </m:r>
          </m:e>
          <m:sub>
            <m:r>
              <w:del w:id="94" w:author="Microsoft account" w:date="2022-04-20T10:34:00Z">
                <w:rPr>
                  <w:rFonts w:ascii="Times New Roman" w:eastAsia="Times New Roman" w:hAnsi="Times New Roman" w:cs="Times New Roman"/>
                  <w:color w:val="00112B"/>
                  <w:sz w:val="24"/>
                  <w:szCs w:val="24"/>
                </w:rPr>
                <m:t>r</m:t>
              </w:del>
            </m:r>
            <m:r>
              <w:ins w:id="95" w:author="Microsoft account" w:date="2022-04-20T10:34:00Z">
                <w:rPr>
                  <w:rFonts w:ascii="Cambria Math" w:eastAsia="Times New Roman" w:hAnsi="Cambria Math" w:cs="Times New Roman"/>
                  <w:color w:val="00112B"/>
                  <w:sz w:val="24"/>
                  <w:szCs w:val="24"/>
                </w:rPr>
                <m:t>r</m:t>
              </w:ins>
            </m:r>
            <m:r>
              <w:rPr>
                <w:rFonts w:ascii="Times New Roman" w:eastAsia="Times New Roman" w:hAnsi="Times New Roman" w:cs="Times New Roman"/>
                <w:color w:val="00112B"/>
                <w:sz w:val="24"/>
                <w:szCs w:val="24"/>
              </w:rPr>
              <m:t>,</m:t>
            </m:r>
            <m:r>
              <w:del w:id="96" w:author="Microsoft account" w:date="2022-04-20T10:34:00Z">
                <w:rPr>
                  <w:rFonts w:ascii="Times New Roman" w:eastAsia="Times New Roman" w:hAnsi="Times New Roman" w:cs="Times New Roman"/>
                  <w:color w:val="00112B"/>
                  <w:sz w:val="24"/>
                  <w:szCs w:val="24"/>
                </w:rPr>
                <m:t>t</m:t>
              </w:del>
            </m:r>
            <m:r>
              <w:ins w:id="97" w:author="Microsoft account" w:date="2022-04-20T10:34:00Z">
                <w:rPr>
                  <w:rFonts w:ascii="Cambria Math" w:eastAsia="Times New Roman" w:hAnsi="Cambria Math" w:cs="Times New Roman"/>
                  <w:color w:val="00112B"/>
                  <w:sz w:val="24"/>
                  <w:szCs w:val="24"/>
                </w:rPr>
                <m:t>t</m:t>
              </w:ins>
            </m:r>
          </m:sub>
          <m:sup>
            <m:r>
              <w:rPr>
                <w:rFonts w:ascii="Times New Roman" w:eastAsia="Times New Roman" w:hAnsi="Times New Roman" w:cs="Times New Roman"/>
                <w:color w:val="00112B"/>
                <w:sz w:val="24"/>
                <w:szCs w:val="24"/>
              </w:rPr>
              <m:t>*</m:t>
            </m:r>
          </m:sup>
        </m:sSubSup>
      </m:oMath>
      <w:r>
        <w:rPr>
          <w:rFonts w:ascii="Times New Roman" w:eastAsia="Times New Roman" w:hAnsi="Times New Roman" w:cs="Times New Roman"/>
          <w:color w:val="00112B"/>
          <w:sz w:val="24"/>
          <w:szCs w:val="24"/>
        </w:rPr>
        <w:t xml:space="preserve"> are, respectively, the observed and </w:t>
      </w:r>
      <w:r w:rsidR="00BA5CE8">
        <w:rPr>
          <w:rFonts w:ascii="Times New Roman" w:eastAsia="Times New Roman" w:hAnsi="Times New Roman" w:cs="Times New Roman"/>
          <w:color w:val="00112B"/>
          <w:sz w:val="24"/>
          <w:szCs w:val="24"/>
        </w:rPr>
        <w:t xml:space="preserve">the </w:t>
      </w:r>
      <w:r>
        <w:rPr>
          <w:rFonts w:ascii="Times New Roman" w:eastAsia="Times New Roman" w:hAnsi="Times New Roman" w:cs="Times New Roman"/>
          <w:color w:val="00112B"/>
          <w:sz w:val="24"/>
          <w:szCs w:val="24"/>
        </w:rPr>
        <w:t>expected deaths for each region</w:t>
      </w:r>
      <w:r>
        <w:rPr>
          <w:rFonts w:ascii="Times New Roman" w:eastAsia="Times New Roman" w:hAnsi="Times New Roman" w:cs="Times New Roman"/>
          <w:i/>
          <w:color w:val="00112B"/>
          <w:sz w:val="24"/>
          <w:szCs w:val="24"/>
        </w:rPr>
        <w:t xml:space="preserve"> r</w:t>
      </w:r>
      <w:r>
        <w:rPr>
          <w:rFonts w:ascii="Times New Roman" w:eastAsia="Times New Roman" w:hAnsi="Times New Roman" w:cs="Times New Roman"/>
          <w:color w:val="00112B"/>
          <w:sz w:val="24"/>
          <w:szCs w:val="24"/>
        </w:rPr>
        <w:t xml:space="preserve"> in time </w:t>
      </w:r>
      <w:r>
        <w:rPr>
          <w:rFonts w:ascii="Times New Roman" w:eastAsia="Times New Roman" w:hAnsi="Times New Roman" w:cs="Times New Roman"/>
          <w:i/>
          <w:color w:val="00112B"/>
          <w:sz w:val="24"/>
          <w:szCs w:val="24"/>
        </w:rPr>
        <w:t>t</w:t>
      </w:r>
      <w:r>
        <w:rPr>
          <w:rFonts w:ascii="Times New Roman" w:eastAsia="Times New Roman" w:hAnsi="Times New Roman" w:cs="Times New Roman"/>
          <w:color w:val="00112B"/>
          <w:sz w:val="24"/>
          <w:szCs w:val="24"/>
        </w:rPr>
        <w:t xml:space="preserve">). </w:t>
      </w:r>
    </w:p>
    <w:p w14:paraId="56504B8D" w14:textId="77777777" w:rsidR="001229BA" w:rsidRDefault="001229BA">
      <w:pPr>
        <w:spacing w:line="240" w:lineRule="auto"/>
        <w:jc w:val="both"/>
        <w:rPr>
          <w:rFonts w:ascii="Times New Roman" w:eastAsia="Times New Roman" w:hAnsi="Times New Roman" w:cs="Times New Roman"/>
          <w:color w:val="00112B"/>
          <w:sz w:val="24"/>
          <w:szCs w:val="24"/>
        </w:rPr>
      </w:pPr>
    </w:p>
    <w:p w14:paraId="616F35DD" w14:textId="430C5CDF" w:rsidR="001229BA" w:rsidRDefault="006229C3">
      <w:pPr>
        <w:spacing w:line="240" w:lineRule="auto"/>
        <w:jc w:val="both"/>
        <w:rPr>
          <w:rFonts w:ascii="Times New Roman" w:eastAsia="Times New Roman" w:hAnsi="Times New Roman" w:cs="Times New Roman"/>
          <w:color w:val="00112B"/>
          <w:sz w:val="24"/>
          <w:szCs w:val="24"/>
        </w:rPr>
      </w:pPr>
      <w:r>
        <w:rPr>
          <w:rFonts w:ascii="Times New Roman" w:eastAsia="Times New Roman" w:hAnsi="Times New Roman" w:cs="Times New Roman"/>
          <w:color w:val="00112B"/>
          <w:sz w:val="24"/>
          <w:szCs w:val="24"/>
        </w:rPr>
        <w:t xml:space="preserve">Weekly death counts and annual population counts by subnational division </w:t>
      </w:r>
      <w:r w:rsidR="001E34E8">
        <w:rPr>
          <w:rFonts w:ascii="Times New Roman" w:eastAsia="Times New Roman" w:hAnsi="Times New Roman" w:cs="Times New Roman"/>
          <w:color w:val="00112B"/>
          <w:sz w:val="24"/>
          <w:szCs w:val="24"/>
        </w:rPr>
        <w:t xml:space="preserve">were </w:t>
      </w:r>
      <w:r>
        <w:rPr>
          <w:rFonts w:ascii="Times New Roman" w:eastAsia="Times New Roman" w:hAnsi="Times New Roman" w:cs="Times New Roman"/>
          <w:color w:val="00112B"/>
          <w:sz w:val="24"/>
          <w:szCs w:val="24"/>
        </w:rPr>
        <w:t>retrieved from DATASUS in Brazil and DANE in Colombia. We obtain</w:t>
      </w:r>
      <w:r w:rsidR="001E34E8">
        <w:rPr>
          <w:rFonts w:ascii="Times New Roman" w:eastAsia="Times New Roman" w:hAnsi="Times New Roman" w:cs="Times New Roman"/>
          <w:color w:val="00112B"/>
          <w:sz w:val="24"/>
          <w:szCs w:val="24"/>
        </w:rPr>
        <w:t>ed</w:t>
      </w:r>
      <w:r>
        <w:rPr>
          <w:rFonts w:ascii="Times New Roman" w:eastAsia="Times New Roman" w:hAnsi="Times New Roman" w:cs="Times New Roman"/>
          <w:color w:val="00112B"/>
          <w:sz w:val="24"/>
          <w:szCs w:val="24"/>
        </w:rPr>
        <w:t xml:space="preserve"> weekly population exposures </w:t>
      </w:r>
      <w:r w:rsidR="001E34E8">
        <w:rPr>
          <w:rFonts w:ascii="Times New Roman" w:eastAsia="Times New Roman" w:hAnsi="Times New Roman" w:cs="Times New Roman"/>
          <w:color w:val="00112B"/>
          <w:sz w:val="24"/>
          <w:szCs w:val="24"/>
        </w:rPr>
        <w:t>as of</w:t>
      </w:r>
      <w:r>
        <w:rPr>
          <w:rFonts w:ascii="Times New Roman" w:eastAsia="Times New Roman" w:hAnsi="Times New Roman" w:cs="Times New Roman"/>
          <w:color w:val="00112B"/>
          <w:sz w:val="24"/>
          <w:szCs w:val="24"/>
        </w:rPr>
        <w:t xml:space="preserve"> July</w:t>
      </w:r>
      <w:r w:rsidR="001E34E8">
        <w:rPr>
          <w:rFonts w:ascii="Times New Roman" w:eastAsia="Times New Roman" w:hAnsi="Times New Roman" w:cs="Times New Roman"/>
          <w:color w:val="00112B"/>
          <w:sz w:val="24"/>
          <w:szCs w:val="24"/>
        </w:rPr>
        <w:t xml:space="preserve"> 1</w:t>
      </w:r>
      <w:r>
        <w:rPr>
          <w:rFonts w:ascii="Times New Roman" w:eastAsia="Times New Roman" w:hAnsi="Times New Roman" w:cs="Times New Roman"/>
          <w:color w:val="00112B"/>
          <w:sz w:val="24"/>
          <w:szCs w:val="24"/>
        </w:rPr>
        <w:t xml:space="preserve"> in each subnational division by dividing the annual population counts by the number of weeks in each year, and we compute</w:t>
      </w:r>
      <w:r w:rsidR="001E34E8">
        <w:rPr>
          <w:rFonts w:ascii="Times New Roman" w:eastAsia="Times New Roman" w:hAnsi="Times New Roman" w:cs="Times New Roman"/>
          <w:color w:val="00112B"/>
          <w:sz w:val="24"/>
          <w:szCs w:val="24"/>
        </w:rPr>
        <w:t>d</w:t>
      </w:r>
      <w:r>
        <w:rPr>
          <w:rFonts w:ascii="Times New Roman" w:eastAsia="Times New Roman" w:hAnsi="Times New Roman" w:cs="Times New Roman"/>
          <w:color w:val="00112B"/>
          <w:sz w:val="24"/>
          <w:szCs w:val="24"/>
        </w:rPr>
        <w:t xml:space="preserve"> the population exposures for the remaining weeks through cubic spline interpolation.</w:t>
      </w:r>
    </w:p>
    <w:p w14:paraId="027250BB" w14:textId="77777777" w:rsidR="001229BA" w:rsidRDefault="001229BA">
      <w:pPr>
        <w:spacing w:line="240" w:lineRule="auto"/>
        <w:jc w:val="both"/>
        <w:rPr>
          <w:rFonts w:ascii="Times New Roman" w:eastAsia="Times New Roman" w:hAnsi="Times New Roman" w:cs="Times New Roman"/>
          <w:color w:val="00112B"/>
          <w:sz w:val="24"/>
          <w:szCs w:val="24"/>
        </w:rPr>
      </w:pPr>
    </w:p>
    <w:p w14:paraId="768FC98E" w14:textId="77777777" w:rsidR="001229BA" w:rsidRDefault="006229C3">
      <w:pPr>
        <w:jc w:val="both"/>
        <w:rPr>
          <w:rFonts w:ascii="Times New Roman" w:eastAsia="Times New Roman" w:hAnsi="Times New Roman" w:cs="Times New Roman"/>
          <w:color w:val="00112B"/>
          <w:sz w:val="24"/>
          <w:szCs w:val="24"/>
        </w:rPr>
      </w:pPr>
      <w:r>
        <w:br w:type="page"/>
      </w:r>
      <w:bookmarkStart w:id="98" w:name="_GoBack"/>
      <w:bookmarkEnd w:id="98"/>
    </w:p>
    <w:p w14:paraId="05345290" w14:textId="3ED940AB"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lastRenderedPageBreak/>
        <w:t xml:space="preserve">FIGURE A1   </w:t>
      </w:r>
      <w:r>
        <w:rPr>
          <w:rFonts w:ascii="Times New Roman" w:eastAsia="Times New Roman" w:hAnsi="Times New Roman" w:cs="Times New Roman"/>
          <w:color w:val="00112B"/>
          <w:sz w:val="24"/>
          <w:szCs w:val="24"/>
        </w:rPr>
        <w:t xml:space="preserve">Trimester total number of births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groups in Brazil (left) and Colombia (right) from 2015 to 2021. Red</w:t>
      </w:r>
      <w:r w:rsidR="001E34E8">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dotted lines represent the expected number of births based on time and seasonality trends from 2015 to 2019. Blue</w:t>
      </w:r>
      <w:r w:rsidR="001E34E8">
        <w:rPr>
          <w:rFonts w:ascii="Times New Roman" w:eastAsia="Times New Roman" w:hAnsi="Times New Roman" w:cs="Times New Roman"/>
          <w:color w:val="00112B"/>
          <w:sz w:val="24"/>
          <w:szCs w:val="24"/>
        </w:rPr>
        <w:t xml:space="preserve"> </w:t>
      </w:r>
      <w:r>
        <w:rPr>
          <w:rFonts w:ascii="Times New Roman" w:eastAsia="Times New Roman" w:hAnsi="Times New Roman" w:cs="Times New Roman"/>
          <w:color w:val="00112B"/>
          <w:sz w:val="24"/>
          <w:szCs w:val="24"/>
        </w:rPr>
        <w:t>dashed lines represent the trimester-specific average number of births from 2015 to 2019.</w:t>
      </w:r>
    </w:p>
    <w:p w14:paraId="4350202D"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b/>
          <w:noProof/>
          <w:color w:val="00112B"/>
          <w:sz w:val="24"/>
          <w:szCs w:val="24"/>
          <w:lang w:val="en-US"/>
        </w:rPr>
        <w:drawing>
          <wp:inline distT="114300" distB="114300" distL="114300" distR="114300" wp14:anchorId="703AF83A" wp14:editId="2151BD49">
            <wp:extent cx="594360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73EF2B39" w14:textId="25456E28"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i/>
          <w:color w:val="00112B"/>
          <w:sz w:val="24"/>
          <w:szCs w:val="24"/>
        </w:rPr>
        <w:t>Note:</w:t>
      </w:r>
      <w:r>
        <w:rPr>
          <w:rFonts w:ascii="Times New Roman" w:eastAsia="Times New Roman" w:hAnsi="Times New Roman" w:cs="Times New Roman"/>
          <w:color w:val="00112B"/>
          <w:sz w:val="24"/>
          <w:szCs w:val="24"/>
        </w:rPr>
        <w:t xml:space="preserve"> Original educational attainment and years of schooling are as follows. Brazil: “</w:t>
      </w:r>
      <w:proofErr w:type="spellStart"/>
      <w:r>
        <w:rPr>
          <w:rFonts w:ascii="Times New Roman" w:eastAsia="Times New Roman" w:hAnsi="Times New Roman" w:cs="Times New Roman"/>
          <w:color w:val="00112B"/>
          <w:sz w:val="24"/>
          <w:szCs w:val="24"/>
        </w:rPr>
        <w:t>Nehuma</w:t>
      </w:r>
      <w:proofErr w:type="spellEnd"/>
      <w:r w:rsidR="001E34E8">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“One to three,” “Four to seven,” “Eight to 11,” “12 or more</w:t>
      </w:r>
      <w:r w:rsidR="001E34E8">
        <w:rPr>
          <w:rFonts w:ascii="Times New Roman" w:eastAsia="Times New Roman" w:hAnsi="Times New Roman" w:cs="Times New Roman"/>
          <w:color w:val="00112B"/>
          <w:sz w:val="24"/>
          <w:szCs w:val="24"/>
        </w:rPr>
        <w:t>,</w:t>
      </w:r>
      <w:r>
        <w:rPr>
          <w:rFonts w:ascii="Times New Roman" w:eastAsia="Times New Roman" w:hAnsi="Times New Roman" w:cs="Times New Roman"/>
          <w:color w:val="00112B"/>
          <w:sz w:val="24"/>
          <w:szCs w:val="24"/>
        </w:rPr>
        <w:t>” and “Unknown.” Colombia: “Pre-school,” “Primary,” “Secondary basic,” “Secondary academic,” “Technical,” “Normal,” “Technical professional,” “Technological,” “Professional,” “Unknown,” and “Missing information.” Recoding files are available upon request from the corresponding author.</w:t>
      </w:r>
    </w:p>
    <w:p w14:paraId="395A117C" w14:textId="77777777" w:rsidR="001229BA" w:rsidRDefault="006229C3">
      <w:pPr>
        <w:jc w:val="both"/>
        <w:rPr>
          <w:rFonts w:ascii="Times New Roman" w:eastAsia="Times New Roman" w:hAnsi="Times New Roman" w:cs="Times New Roman"/>
          <w:color w:val="00112B"/>
          <w:sz w:val="24"/>
          <w:szCs w:val="24"/>
        </w:rPr>
      </w:pPr>
      <w:r>
        <w:br w:type="page"/>
      </w:r>
    </w:p>
    <w:p w14:paraId="4F5D8B8D" w14:textId="77777777" w:rsidR="001229BA" w:rsidRDefault="001229BA">
      <w:pPr>
        <w:jc w:val="both"/>
        <w:rPr>
          <w:rFonts w:ascii="Times New Roman" w:eastAsia="Times New Roman" w:hAnsi="Times New Roman" w:cs="Times New Roman"/>
          <w:color w:val="00112B"/>
          <w:sz w:val="24"/>
          <w:szCs w:val="24"/>
        </w:rPr>
      </w:pPr>
    </w:p>
    <w:p w14:paraId="52BF8154" w14:textId="739FA8FA"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b/>
          <w:color w:val="00112B"/>
          <w:sz w:val="24"/>
          <w:szCs w:val="24"/>
        </w:rPr>
        <w:t xml:space="preserve">FIGURE A2   </w:t>
      </w:r>
      <w:r>
        <w:rPr>
          <w:rFonts w:ascii="Times New Roman" w:eastAsia="Times New Roman" w:hAnsi="Times New Roman" w:cs="Times New Roman"/>
          <w:color w:val="00112B"/>
          <w:sz w:val="24"/>
          <w:szCs w:val="24"/>
        </w:rPr>
        <w:t>Heterogeneous associations between two-trimester lagged excess mortality and the relative birth changes (</w:t>
      </w:r>
      <w:r>
        <w:rPr>
          <w:rFonts w:ascii="Times New Roman" w:eastAsia="Times New Roman" w:hAnsi="Times New Roman" w:cs="Times New Roman"/>
          <w:i/>
          <w:color w:val="00112B"/>
          <w:sz w:val="24"/>
          <w:szCs w:val="24"/>
        </w:rPr>
        <w:t>rbc</w:t>
      </w:r>
      <w:r>
        <w:rPr>
          <w:rFonts w:ascii="Times New Roman" w:eastAsia="Times New Roman" w:hAnsi="Times New Roman" w:cs="Times New Roman"/>
          <w:color w:val="00112B"/>
          <w:sz w:val="24"/>
          <w:szCs w:val="24"/>
        </w:rPr>
        <w:t xml:space="preserve">) across subnational areas by </w:t>
      </w:r>
      <w:r w:rsidR="00AE5C44">
        <w:rPr>
          <w:rFonts w:ascii="Times New Roman" w:eastAsia="Times New Roman" w:hAnsi="Times New Roman" w:cs="Times New Roman"/>
          <w:color w:val="00112B"/>
          <w:sz w:val="24"/>
          <w:szCs w:val="24"/>
        </w:rPr>
        <w:t>maternal</w:t>
      </w:r>
      <w:r>
        <w:rPr>
          <w:rFonts w:ascii="Times New Roman" w:eastAsia="Times New Roman" w:hAnsi="Times New Roman" w:cs="Times New Roman"/>
          <w:color w:val="00112B"/>
          <w:sz w:val="24"/>
          <w:szCs w:val="24"/>
        </w:rPr>
        <w:t xml:space="preserve"> years of schooling in Brazil (top) and Colombia (bottom)</w:t>
      </w:r>
    </w:p>
    <w:p w14:paraId="17D15CF1" w14:textId="77777777" w:rsidR="001229BA" w:rsidRDefault="006229C3">
      <w:pPr>
        <w:jc w:val="both"/>
        <w:rPr>
          <w:rFonts w:ascii="Times New Roman" w:eastAsia="Times New Roman" w:hAnsi="Times New Roman" w:cs="Times New Roman"/>
          <w:color w:val="00112B"/>
          <w:sz w:val="24"/>
          <w:szCs w:val="24"/>
        </w:rPr>
      </w:pPr>
      <w:r>
        <w:rPr>
          <w:rFonts w:ascii="Times New Roman" w:eastAsia="Times New Roman" w:hAnsi="Times New Roman" w:cs="Times New Roman"/>
          <w:noProof/>
          <w:color w:val="00112B"/>
          <w:sz w:val="24"/>
          <w:szCs w:val="24"/>
          <w:lang w:val="en-US"/>
        </w:rPr>
        <w:drawing>
          <wp:inline distT="114300" distB="114300" distL="114300" distR="114300" wp14:anchorId="57D768DE" wp14:editId="7DDEF432">
            <wp:extent cx="5943600" cy="355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55600"/>
                    </a:xfrm>
                    <a:prstGeom prst="rect">
                      <a:avLst/>
                    </a:prstGeom>
                    <a:ln/>
                  </pic:spPr>
                </pic:pic>
              </a:graphicData>
            </a:graphic>
          </wp:inline>
        </w:drawing>
      </w:r>
    </w:p>
    <w:p w14:paraId="55E752D4" w14:textId="77777777" w:rsidR="001229BA" w:rsidRDefault="006229C3">
      <w:pPr>
        <w:jc w:val="both"/>
        <w:rPr>
          <w:rFonts w:ascii="Times New Roman" w:eastAsia="Times New Roman" w:hAnsi="Times New Roman" w:cs="Times New Roman"/>
          <w:b/>
          <w:color w:val="00112B"/>
          <w:sz w:val="24"/>
          <w:szCs w:val="24"/>
        </w:rPr>
      </w:pPr>
      <w:r>
        <w:rPr>
          <w:rFonts w:ascii="Times New Roman" w:eastAsia="Times New Roman" w:hAnsi="Times New Roman" w:cs="Times New Roman"/>
          <w:noProof/>
          <w:color w:val="00112B"/>
          <w:sz w:val="24"/>
          <w:szCs w:val="24"/>
          <w:lang w:val="en-US"/>
        </w:rPr>
        <w:drawing>
          <wp:inline distT="114300" distB="114300" distL="114300" distR="114300" wp14:anchorId="6D4B236A" wp14:editId="769A8015">
            <wp:extent cx="5943600" cy="3568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568700"/>
                    </a:xfrm>
                    <a:prstGeom prst="rect">
                      <a:avLst/>
                    </a:prstGeom>
                    <a:ln/>
                  </pic:spPr>
                </pic:pic>
              </a:graphicData>
            </a:graphic>
          </wp:inline>
        </w:drawing>
      </w:r>
    </w:p>
    <w:p w14:paraId="26618195" w14:textId="77777777" w:rsidR="001229BA" w:rsidRDefault="001229BA">
      <w:pPr>
        <w:jc w:val="both"/>
        <w:rPr>
          <w:rFonts w:ascii="Times New Roman" w:eastAsia="Times New Roman" w:hAnsi="Times New Roman" w:cs="Times New Roman"/>
          <w:b/>
          <w:color w:val="00112B"/>
          <w:sz w:val="24"/>
          <w:szCs w:val="24"/>
        </w:rPr>
      </w:pPr>
    </w:p>
    <w:p w14:paraId="05B5008F" w14:textId="77777777" w:rsidR="001229BA" w:rsidRDefault="001229BA">
      <w:pPr>
        <w:jc w:val="both"/>
        <w:rPr>
          <w:rFonts w:ascii="Times New Roman" w:eastAsia="Times New Roman" w:hAnsi="Times New Roman" w:cs="Times New Roman"/>
          <w:b/>
          <w:color w:val="00112B"/>
          <w:sz w:val="24"/>
          <w:szCs w:val="24"/>
        </w:rPr>
      </w:pPr>
    </w:p>
    <w:p w14:paraId="0BE30FBF" w14:textId="77777777" w:rsidR="001229BA" w:rsidRDefault="001229BA">
      <w:pPr>
        <w:jc w:val="both"/>
        <w:rPr>
          <w:rFonts w:ascii="Times New Roman" w:eastAsia="Times New Roman" w:hAnsi="Times New Roman" w:cs="Times New Roman"/>
          <w:b/>
          <w:color w:val="00112B"/>
          <w:sz w:val="24"/>
          <w:szCs w:val="24"/>
        </w:rPr>
      </w:pPr>
    </w:p>
    <w:sectPr w:rsidR="001229B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4BFDF" w14:textId="77777777" w:rsidR="002C1EAE" w:rsidRDefault="002C1EAE">
      <w:pPr>
        <w:spacing w:line="240" w:lineRule="auto"/>
      </w:pPr>
      <w:r>
        <w:separator/>
      </w:r>
    </w:p>
  </w:endnote>
  <w:endnote w:type="continuationSeparator" w:id="0">
    <w:p w14:paraId="76150AE5" w14:textId="77777777" w:rsidR="002C1EAE" w:rsidRDefault="002C1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42E51" w14:textId="77777777" w:rsidR="002C1EAE" w:rsidRDefault="002C1EAE">
      <w:pPr>
        <w:spacing w:line="240" w:lineRule="auto"/>
      </w:pPr>
      <w:r>
        <w:separator/>
      </w:r>
    </w:p>
  </w:footnote>
  <w:footnote w:type="continuationSeparator" w:id="0">
    <w:p w14:paraId="1AD39C93" w14:textId="77777777" w:rsidR="002C1EAE" w:rsidRDefault="002C1EAE">
      <w:pPr>
        <w:spacing w:line="240" w:lineRule="auto"/>
      </w:pPr>
      <w:r>
        <w:continuationSeparator/>
      </w:r>
    </w:p>
  </w:footnote>
  <w:footnote w:id="1">
    <w:p w14:paraId="7DA3E2A8" w14:textId="77777777" w:rsidR="001229BA" w:rsidRPr="00C07EDD" w:rsidRDefault="006229C3">
      <w:pPr>
        <w:spacing w:line="240" w:lineRule="auto"/>
        <w:rPr>
          <w:sz w:val="20"/>
          <w:szCs w:val="20"/>
          <w:lang w:val="es-ES"/>
        </w:rPr>
      </w:pPr>
      <w:r>
        <w:rPr>
          <w:vertAlign w:val="superscript"/>
        </w:rPr>
        <w:footnoteRef/>
      </w:r>
      <w:r w:rsidRPr="00C07EDD">
        <w:rPr>
          <w:sz w:val="20"/>
          <w:szCs w:val="20"/>
          <w:lang w:val="es-ES"/>
        </w:rPr>
        <w:t xml:space="preserve"> </w:t>
      </w:r>
      <w:proofErr w:type="spellStart"/>
      <w:r w:rsidRPr="00C07EDD">
        <w:rPr>
          <w:sz w:val="20"/>
          <w:szCs w:val="20"/>
          <w:lang w:val="es-ES"/>
        </w:rPr>
        <w:t>Source</w:t>
      </w:r>
      <w:proofErr w:type="spellEnd"/>
      <w:r w:rsidRPr="00C07EDD">
        <w:rPr>
          <w:sz w:val="20"/>
          <w:szCs w:val="20"/>
          <w:lang w:val="es-ES"/>
        </w:rPr>
        <w:t>: Archivo Nacional de Datos. https://sitios.dane.gov.co/anda-index/</w:t>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93ab7fe9ddea8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EwNjQzNjAxtzQyNDJX0lEKTi0uzszPAykwrAUABl1ibCwAAAA="/>
  </w:docVars>
  <w:rsids>
    <w:rsidRoot w:val="001229BA"/>
    <w:rsid w:val="001229BA"/>
    <w:rsid w:val="001E34E8"/>
    <w:rsid w:val="002C1EAE"/>
    <w:rsid w:val="004A164F"/>
    <w:rsid w:val="005B4ACB"/>
    <w:rsid w:val="006229C3"/>
    <w:rsid w:val="006B3331"/>
    <w:rsid w:val="006D20CF"/>
    <w:rsid w:val="00825543"/>
    <w:rsid w:val="0086584E"/>
    <w:rsid w:val="00962881"/>
    <w:rsid w:val="009E06E0"/>
    <w:rsid w:val="00A85F1F"/>
    <w:rsid w:val="00AE5C44"/>
    <w:rsid w:val="00BA5CE8"/>
    <w:rsid w:val="00C07EDD"/>
    <w:rsid w:val="00F43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67B6C"/>
  <w15:docId w15:val="{68BB949A-86F3-8948-85A8-D7C8B6B66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07E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E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zotero.org/google-docs/?CeK7Ha" TargetMode="Externa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zotero.org/google-docs/?aMqsj8"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1018</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Enrique Acosta</dc:creator>
  <cp:lastModifiedBy>Microsoft account</cp:lastModifiedBy>
  <cp:revision>2</cp:revision>
  <dcterms:created xsi:type="dcterms:W3CDTF">2022-04-20T08:36:00Z</dcterms:created>
  <dcterms:modified xsi:type="dcterms:W3CDTF">2022-04-20T08:36:00Z</dcterms:modified>
</cp:coreProperties>
</file>