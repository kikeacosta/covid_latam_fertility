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1E87C" w14:textId="77777777" w:rsidR="001229BA" w:rsidRDefault="006229C3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Tables and Figures</w:t>
      </w:r>
    </w:p>
    <w:p w14:paraId="2540BE4E" w14:textId="77777777" w:rsidR="001229BA" w:rsidRDefault="001229BA"/>
    <w:p w14:paraId="3FD18755" w14:textId="1BCFB96C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t xml:space="preserve">FIGURE 1   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Trimester total number of births by </w:t>
      </w:r>
      <w:del w:id="0" w:author="Miriam Hils" w:date="2022-04-12T17:55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mothers’</w:delText>
        </w:r>
      </w:del>
      <w:ins w:id="1" w:author="Miriam Hils" w:date="2022-04-12T17:55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maternal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years of schooling groups in Brazil (left) and Colombia (right) from 2015 to 2021. Red</w:t>
      </w:r>
      <w:ins w:id="2" w:author="Miriam Hils" w:date="2022-04-12T17:56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del w:id="3" w:author="Miriam Hils" w:date="2022-04-12T17:56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-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dotted lines represent the expected number of births based on time</w:t>
      </w:r>
      <w:del w:id="4" w:author="Miriam Hils" w:date="2022-04-12T17:56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-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and seasonality trends from 2015 to 2019. </w:t>
      </w:r>
    </w:p>
    <w:p w14:paraId="6441AF47" w14:textId="77777777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112B"/>
          <w:sz w:val="24"/>
          <w:szCs w:val="24"/>
        </w:rPr>
        <w:drawing>
          <wp:inline distT="114300" distB="114300" distL="114300" distR="114300" wp14:anchorId="20DFC2CB" wp14:editId="4340A642">
            <wp:extent cx="5943600" cy="2971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E2A1C" w14:textId="69FB066D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Note: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Original educational attainment and years of schooling are as follows. Brazil: “</w:t>
      </w:r>
      <w:proofErr w:type="spellStart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Nehuma</w:t>
      </w:r>
      <w:proofErr w:type="spellEnd"/>
      <w:ins w:id="5" w:author="Miriam Hils" w:date="2022-04-12T17:56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,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”</w:t>
      </w:r>
      <w:del w:id="6" w:author="Miriam Hils" w:date="2022-04-12T17:56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,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“One to three,” “Four to seven,” “Eight to 11,” “12 or more</w:t>
      </w:r>
      <w:ins w:id="7" w:author="Miriam Hils" w:date="2022-04-12T17:57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,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”</w:t>
      </w:r>
      <w:del w:id="8" w:author="Miriam Hils" w:date="2022-04-12T17:57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,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and “Unknown.” Colombia: “Pre-school,” “Primary,” “Secondary basic,” “Secondary academic,” “Technical,” “Normal,” “Technical professional,” “Technological,” “Professional,”</w:t>
      </w:r>
      <w:del w:id="9" w:author="Miriam Hils" w:date="2022-04-12T17:57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,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“Unknown,” and “Missing information.” Recoding files are available upon request from the corresponding author.</w:t>
      </w:r>
    </w:p>
    <w:p w14:paraId="39D23C8E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5169D8E5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64B2A3B4" w14:textId="77777777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br w:type="page"/>
      </w:r>
    </w:p>
    <w:p w14:paraId="343F1A6A" w14:textId="77777777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lastRenderedPageBreak/>
        <w:t xml:space="preserve">FIGURE 2   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Trimester p-score mortality trends by subnational levels in Brazil (left) and Colombia (right) from January 2020 to September 2021</w:t>
      </w:r>
      <w:del w:id="10" w:author="Miriam Hils" w:date="2022-04-12T17:58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.</w:delText>
        </w:r>
      </w:del>
    </w:p>
    <w:p w14:paraId="73E52F2B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3A4F7C95" w14:textId="77777777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112B"/>
          <w:sz w:val="24"/>
          <w:szCs w:val="24"/>
        </w:rPr>
        <w:drawing>
          <wp:inline distT="114300" distB="114300" distL="114300" distR="114300" wp14:anchorId="22371AE1" wp14:editId="370EE89B">
            <wp:extent cx="5943600" cy="23749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B32A1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2981FD71" w14:textId="1B1015A1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Note: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</w:t>
      </w:r>
      <w:ins w:id="11" w:author="Miriam Hils" w:date="2022-04-12T17:58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p-scores of excess mortality capture departure</w:t>
      </w:r>
      <w:ins w:id="12" w:author="Miriam Hils" w:date="2022-04-12T17:57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s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from expected patterns of mortality. Higher p-scores indicate a particularly high risk of mortality in a given subnational area.</w:t>
      </w:r>
    </w:p>
    <w:p w14:paraId="7AE49F4E" w14:textId="77777777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t xml:space="preserve">     </w:t>
      </w:r>
    </w:p>
    <w:p w14:paraId="2FC06993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039EF829" w14:textId="77777777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br w:type="page"/>
      </w:r>
    </w:p>
    <w:p w14:paraId="04A2E283" w14:textId="37A9ED10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lastRenderedPageBreak/>
        <w:t xml:space="preserve">FIGURE 3   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Associations between current excess mortality and relative birth changes (</w:t>
      </w:r>
      <w:proofErr w:type="spellStart"/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rbc</w:t>
      </w:r>
      <w:proofErr w:type="spellEnd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) in 2020 and 2021 across subnational areas by </w:t>
      </w:r>
      <w:del w:id="13" w:author="Miriam Hils" w:date="2022-04-12T17:55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mothers’</w:delText>
        </w:r>
      </w:del>
      <w:ins w:id="14" w:author="Miriam Hils" w:date="2022-04-12T17:55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maternal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age</w:t>
      </w:r>
      <w:del w:id="15" w:author="Miriam Hils" w:date="2022-04-12T17:58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 group,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and </w:t>
      </w:r>
      <w:del w:id="16" w:author="Miriam Hils" w:date="2022-04-12T17:55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mothers'</w:delText>
        </w:r>
      </w:del>
      <w:ins w:id="17" w:author="Miriam Hils" w:date="2022-04-12T17:55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maternal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years of schooling (</w:t>
      </w:r>
      <w:proofErr w:type="spellStart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y.s</w:t>
      </w:r>
      <w:proofErr w:type="spellEnd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.) in Brazil (top) and Colombia (bottom)</w:t>
      </w:r>
    </w:p>
    <w:p w14:paraId="77D8761B" w14:textId="77777777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112B"/>
          <w:sz w:val="24"/>
          <w:szCs w:val="24"/>
        </w:rPr>
        <w:drawing>
          <wp:inline distT="114300" distB="114300" distL="114300" distR="114300" wp14:anchorId="51FE44FE" wp14:editId="22A9B771">
            <wp:extent cx="5943600" cy="355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7E4B1" w14:textId="77777777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112B"/>
          <w:sz w:val="24"/>
          <w:szCs w:val="24"/>
        </w:rPr>
        <w:drawing>
          <wp:inline distT="114300" distB="114300" distL="114300" distR="114300" wp14:anchorId="63EF247E" wp14:editId="6857E9AF">
            <wp:extent cx="5943600" cy="35687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D2FF1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513521FE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7E65E742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2665D4F3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2BA73F6D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4A390792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08E4571E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3AEEBCAA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73C8AA62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743D6FA1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73F06168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67D5BE9A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0DFE0279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64B19E57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0D146D43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63B06E44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0283191F" w14:textId="77777777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lastRenderedPageBreak/>
        <w:t xml:space="preserve">TABLE 1   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Associations between current excess mortality and lagged excess mortality, and the relative birth changes (</w:t>
      </w:r>
      <w:proofErr w:type="spellStart"/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rcb</w:t>
      </w:r>
      <w:proofErr w:type="spellEnd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) according to four multivariate model specifications (M.S.) in Brazil and Colombia</w:t>
      </w:r>
      <w:del w:id="18" w:author="Miriam Hils" w:date="2022-04-12T17:59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.</w:delText>
        </w:r>
      </w:del>
    </w:p>
    <w:p w14:paraId="7A677BBF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6F034526" w14:textId="77777777" w:rsidR="001229BA" w:rsidRDefault="006229C3">
      <w:pPr>
        <w:jc w:val="center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112B"/>
          <w:sz w:val="24"/>
          <w:szCs w:val="24"/>
        </w:rPr>
        <w:drawing>
          <wp:inline distT="114300" distB="114300" distL="114300" distR="114300" wp14:anchorId="0FACDEB4" wp14:editId="75E86A17">
            <wp:extent cx="5010150" cy="54006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40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0AFD3" w14:textId="77777777" w:rsidR="001229BA" w:rsidRDefault="001229BA">
      <w:pPr>
        <w:jc w:val="center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42E61695" w14:textId="39A4124A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Note: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Standard errors are reported in parenthes</w:t>
      </w:r>
      <w:ins w:id="19" w:author="Miriam Hils" w:date="2022-04-12T17:59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e</w:t>
        </w:r>
      </w:ins>
      <w:del w:id="20" w:author="Miriam Hils" w:date="2022-04-12T17:59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i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s beneath each coefficient. The number of observations corresponds to all combinations of subnational areas, age groups, years of schooling groups, and trimesters (from April 2020 to June 2021). </w:t>
      </w: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Model Specifications: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the M.S.s for current mortality control for lagged mortality, and vice versa. M.S. 1 includes dummy variables for </w:t>
      </w:r>
      <w:del w:id="21" w:author="Miriam Hils" w:date="2022-04-12T17:55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mothers’</w:delText>
        </w:r>
      </w:del>
      <w:ins w:id="22" w:author="Miriam Hils" w:date="2022-04-12T17:55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maternal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age groups and years of schooling. M.S. 2 adds the Subnational Human Development Index (SHDI). M.S. 3 substitutes the SHDI for dummy variables for each subnational area. M.S. 4 includes dummy variables for each subnational area and interaction between </w:t>
      </w:r>
      <w:del w:id="23" w:author="Miriam Hils" w:date="2022-04-12T17:55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mothers’</w:delText>
        </w:r>
      </w:del>
      <w:ins w:id="24" w:author="Miriam Hils" w:date="2022-04-12T17:55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maternal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years of schooling (</w:t>
      </w:r>
      <w:proofErr w:type="spellStart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y.s</w:t>
      </w:r>
      <w:proofErr w:type="spellEnd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.) and </w:t>
      </w:r>
      <w:del w:id="25" w:author="Miriam Hils" w:date="2022-04-12T18:00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the 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excess mortality (p-scores).</w:t>
      </w:r>
      <w:r>
        <w:br w:type="page"/>
      </w:r>
    </w:p>
    <w:p w14:paraId="0FFD1F62" w14:textId="77777777" w:rsidR="001229BA" w:rsidRDefault="006229C3">
      <w:pPr>
        <w:jc w:val="center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lastRenderedPageBreak/>
        <w:t>Appendix</w:t>
      </w:r>
    </w:p>
    <w:p w14:paraId="7CA9B07D" w14:textId="77777777" w:rsidR="001229BA" w:rsidRDefault="001229BA">
      <w:pPr>
        <w:jc w:val="center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14E4ACF7" w14:textId="77777777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t>Detailed information on data sources and methods for retrieving information</w:t>
      </w:r>
    </w:p>
    <w:p w14:paraId="23CC3575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6C2B860B" w14:textId="1FF8073F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The pre-2020 information for Brazil was accessed via the ‘</w:t>
      </w:r>
      <w:proofErr w:type="spellStart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dataus</w:t>
      </w:r>
      <w:proofErr w:type="spellEnd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’ R-statistical package </w:t>
      </w:r>
      <w:hyperlink r:id="rId11">
        <w:r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(Prado Siqueira 2019)</w:t>
        </w:r>
      </w:hyperlink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. This package allow</w:t>
      </w:r>
      <w:ins w:id="26" w:author="Miriam Hils" w:date="2022-04-12T18:00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ed</w:t>
        </w:r>
      </w:ins>
      <w:del w:id="27" w:author="Miriam Hils" w:date="2022-04-12T18:00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s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us to retrieve the yearly total number of births by </w:t>
      </w:r>
      <w:del w:id="28" w:author="Miriam Hils" w:date="2022-04-12T17:55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mothers’</w:delText>
        </w:r>
      </w:del>
      <w:ins w:id="29" w:author="Miriam Hils" w:date="2022-04-12T17:55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maternal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five-year age groups, years of schooling (four groups), and state of occurrence. For 2020 and 2021, we downloaded individual birth records from the SINASC. </w:t>
      </w:r>
      <w:del w:id="30" w:author="Miriam Hils" w:date="2022-04-12T18:01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This </w:delText>
        </w:r>
      </w:del>
      <w:ins w:id="31" w:author="Miriam Hils" w:date="2022-04-12T18:01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These</w:t>
        </w:r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microdata allow</w:t>
      </w:r>
      <w:ins w:id="32" w:author="Miriam Hils" w:date="2022-04-12T18:01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ed</w:t>
        </w:r>
      </w:ins>
      <w:del w:id="33" w:author="Miriam Hils" w:date="2022-04-12T18:01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s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us to separate births by trimester. </w:t>
      </w:r>
      <w:del w:id="34" w:author="Miriam Hils" w:date="2022-04-12T18:01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In order to have</w:delText>
        </w:r>
      </w:del>
      <w:ins w:id="35" w:author="Miriam Hils" w:date="2022-04-12T18:01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To analyze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the pre-2020 data by trimester, we use</w:t>
      </w:r>
      <w:ins w:id="36" w:author="Miriam Hils" w:date="2022-04-12T18:01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d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the distributions observed in 2020 to infer the distribution of births by trimester for the years before 2020. Specifically, for each subnational unit and year from 2010 to 2019, we </w:t>
      </w:r>
      <w:del w:id="37" w:author="Miriam Hils" w:date="2022-04-12T18:02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multipl</w:t>
      </w:r>
      <w:ins w:id="38" w:author="Miriam Hils" w:date="2022-04-12T18:02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ied</w:t>
        </w:r>
      </w:ins>
      <w:del w:id="39" w:author="Miriam Hils" w:date="2022-04-12T18:02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y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the total number of births in the year by a random draw from a multinomial distribution with four categories (i.e., one for each trimester) with </w:t>
      </w:r>
      <w:ins w:id="40" w:author="Miriam Hils" w:date="2022-04-12T18:02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multivariate mean equal to the observed distribution of births in 2020. This approach allow</w:t>
      </w:r>
      <w:ins w:id="41" w:author="Miriam Hils" w:date="2022-04-12T18:02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ed</w:t>
        </w:r>
      </w:ins>
      <w:del w:id="42" w:author="Miriam Hils" w:date="2022-04-12T18:02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s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us to disaggregate yearly</w:t>
      </w:r>
      <w:ins w:id="43" w:author="Miriam Hils" w:date="2022-04-12T18:02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del w:id="44" w:author="Miriam Hils" w:date="2022-04-12T18:02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-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series by trimester</w:t>
      </w:r>
      <w:ins w:id="45" w:author="Miriam Hils" w:date="2022-04-12T18:02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,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assuming no change</w:t>
      </w:r>
      <w:ins w:id="46" w:author="Miriam Hils" w:date="2022-04-12T18:02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s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in the seasonality of births from 2015 to 2020. </w:t>
      </w:r>
    </w:p>
    <w:p w14:paraId="5CC24B35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24CC09CC" w14:textId="4B0786E1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For Colombia, the pre-2020 information was processed </w:t>
      </w:r>
      <w:del w:id="47" w:author="Miriam Hils" w:date="2022-04-12T18:03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from </w:delText>
        </w:r>
      </w:del>
      <w:ins w:id="48" w:author="Miriam Hils" w:date="2022-04-12T18:03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using</w:t>
        </w:r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the individual birth records available from DANE’s </w:t>
      </w:r>
      <w:proofErr w:type="spellStart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Archivo</w:t>
      </w:r>
      <w:proofErr w:type="spellEnd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Nacional de </w:t>
      </w:r>
      <w:proofErr w:type="spellStart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Datos</w:t>
      </w:r>
      <w:proofErr w:type="spellEnd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[Colombian National Data Archive].</w:t>
      </w:r>
      <w:r>
        <w:rPr>
          <w:rFonts w:ascii="Times New Roman" w:eastAsia="Times New Roman" w:hAnsi="Times New Roman" w:cs="Times New Roman"/>
          <w:color w:val="00112B"/>
          <w:sz w:val="24"/>
          <w:szCs w:val="24"/>
          <w:vertAlign w:val="superscript"/>
        </w:rPr>
        <w:footnoteReference w:id="1"/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We aggregated these records by </w:t>
      </w:r>
      <w:del w:id="49" w:author="Miriam Hils" w:date="2022-04-12T17:55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mothers’</w:delText>
        </w:r>
      </w:del>
      <w:ins w:id="50" w:author="Miriam Hils" w:date="2022-04-12T17:55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maternal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age, years of schooling, and department of occurrence. The 2020 and 2021 data were taken from preliminary reports published by DANE. These reports </w:t>
      </w:r>
      <w:del w:id="51" w:author="Miriam Hils" w:date="2022-04-12T18:03:00Z">
        <w:r w:rsidDel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come </w:delText>
        </w:r>
      </w:del>
      <w:ins w:id="52" w:author="Miriam Hils" w:date="2022-04-12T18:03:00Z"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are released</w:t>
        </w:r>
        <w:r w:rsidR="006D20CF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on a trimester basis, which in turn sets the minimum time unit for the disaggregation of our analysis. </w:t>
      </w:r>
    </w:p>
    <w:p w14:paraId="42A08CE8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244A8A28" w14:textId="77777777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t>Excess mortality model</w:t>
      </w:r>
    </w:p>
    <w:p w14:paraId="5AA2ED42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3774D6D1" w14:textId="77777777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The model is defined as </w:t>
      </w:r>
    </w:p>
    <w:p w14:paraId="1861E19A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7E1883F8" w14:textId="77777777" w:rsidR="001229BA" w:rsidRDefault="006229C3">
      <w:pPr>
        <w:jc w:val="center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color w:val="00112B"/>
              <w:sz w:val="24"/>
              <w:szCs w:val="24"/>
            </w:rPr>
            <m:t>log(</m:t>
          </m:r>
          <m:sSub>
            <m:sSubPr>
              <m:ctrlP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d</m:t>
              </m:r>
            </m:e>
            <m:sub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r,t</m:t>
              </m:r>
            </m:sub>
          </m:sSub>
          <m:r>
            <w:rPr>
              <w:rFonts w:ascii="Times New Roman" w:eastAsia="Times New Roman" w:hAnsi="Times New Roman" w:cs="Times New Roman"/>
              <w:color w:val="00112B"/>
              <w:sz w:val="24"/>
              <w:szCs w:val="24"/>
            </w:rPr>
            <m:t>)=</m:t>
          </m:r>
          <m:sSub>
            <m:sSubPr>
              <m:ctrlP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β</m:t>
              </m:r>
            </m:e>
            <m:sub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0</m:t>
              </m:r>
            </m:sub>
          </m:sSub>
          <m:r>
            <w:rPr>
              <w:rFonts w:ascii="Times New Roman" w:eastAsia="Times New Roman" w:hAnsi="Times New Roman" w:cs="Times New Roman"/>
              <w:color w:val="00112B"/>
              <w:sz w:val="24"/>
              <w:szCs w:val="24"/>
            </w:rPr>
            <m:t>+</m:t>
          </m:r>
          <m:sSub>
            <m:sSubPr>
              <m:ctrlP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β</m:t>
              </m:r>
            </m:e>
            <m:sub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r</m:t>
              </m:r>
            </m:sub>
          </m:sSub>
          <m:r>
            <w:rPr>
              <w:rFonts w:ascii="Times New Roman" w:eastAsia="Times New Roman" w:hAnsi="Times New Roman" w:cs="Times New Roman"/>
              <w:color w:val="00112B"/>
              <w:sz w:val="24"/>
              <w:szCs w:val="24"/>
            </w:rPr>
            <m:t>t+</m:t>
          </m:r>
          <m:sSub>
            <m:sSubPr>
              <m:ctrlP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s</m:t>
              </m:r>
            </m:e>
            <m:sub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r</m:t>
              </m:r>
            </m:sub>
          </m:sSub>
          <m:r>
            <w:rPr>
              <w:rFonts w:ascii="Times New Roman" w:eastAsia="Times New Roman" w:hAnsi="Times New Roman" w:cs="Times New Roman"/>
              <w:color w:val="00112B"/>
              <w:sz w:val="24"/>
              <w:szCs w:val="24"/>
            </w:rPr>
            <m:t>(w)+log(</m:t>
          </m:r>
          <m:sSub>
            <m:sSubPr>
              <m:ctrlP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e</m:t>
              </m:r>
            </m:e>
            <m:sub>
              <m:r>
                <w:rPr>
                  <w:rFonts w:ascii="Times New Roman" w:eastAsia="Times New Roman" w:hAnsi="Times New Roman" w:cs="Times New Roman"/>
                  <w:color w:val="00112B"/>
                  <w:sz w:val="24"/>
                  <w:szCs w:val="24"/>
                </w:rPr>
                <m:t>r,t</m:t>
              </m:r>
            </m:sub>
          </m:sSub>
          <m:r>
            <w:rPr>
              <w:rFonts w:ascii="Times New Roman" w:eastAsia="Times New Roman" w:hAnsi="Times New Roman" w:cs="Times New Roman"/>
              <w:color w:val="00112B"/>
              <w:sz w:val="24"/>
              <w:szCs w:val="24"/>
            </w:rPr>
            <m:t>)</m:t>
          </m:r>
        </m:oMath>
      </m:oMathPara>
    </w:p>
    <w:p w14:paraId="0D8BB5B0" w14:textId="77777777" w:rsidR="001229BA" w:rsidRDefault="001229BA">
      <w:pPr>
        <w:jc w:val="center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43C5C654" w14:textId="524D9BCA" w:rsidR="001229BA" w:rsidRDefault="006229C3">
      <w:pPr>
        <w:spacing w:line="240" w:lineRule="auto"/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Where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r,t</m:t>
            </m:r>
          </m:sub>
        </m:sSub>
      </m:oMath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and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r,t</m:t>
            </m:r>
          </m:sub>
        </m:sSub>
      </m:oMath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refer to the deaths counts and population exposure</w:t>
      </w:r>
      <w:ins w:id="53" w:author="Miriam Hils" w:date="2022-04-12T18:04:00Z">
        <w:r w:rsidR="00F43EA7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s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for each region</w:t>
      </w: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in time </w:t>
      </w: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.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r,t</m:t>
            </m:r>
          </m:sub>
        </m:sSub>
      </m:oMath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indicate the intercept and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r</m:t>
            </m:r>
          </m:sub>
        </m:sSub>
        <m:r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m:t>t</m:t>
        </m:r>
      </m:oMath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</w:t>
      </w:r>
      <w:ins w:id="54" w:author="Miriam Hils" w:date="2022-04-12T18:04:00Z">
        <w:r w:rsidR="00F43EA7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indicate</w:t>
        </w:r>
        <w:r w:rsidR="00F43EA7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the log-linear secular trend in mortality for each subnational division </w:t>
      </w: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. The term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s</m:t>
            </m:r>
          </m:e>
          <m:sub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r</m:t>
            </m:r>
          </m:sub>
        </m:sSub>
        <m:r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m:t>(w)</m:t>
        </m:r>
      </m:oMath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refers to a cyclic p-spline function applied to weeks </w:t>
      </w: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within a year (from </w:t>
      </w:r>
      <w:del w:id="55" w:author="Miriam Hils" w:date="2022-04-12T18:05:00Z">
        <w:r w:rsidDel="00F43EA7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1 </w:delText>
        </w:r>
      </w:del>
      <w:ins w:id="56" w:author="Miriam Hils" w:date="2022-04-12T18:05:00Z">
        <w:r w:rsidR="00F43EA7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one</w:t>
        </w:r>
        <w:r w:rsidR="00F43EA7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to 52 in regular years and </w:t>
      </w:r>
      <w:ins w:id="57" w:author="Miriam Hils" w:date="2022-04-12T18:05:00Z">
        <w:r w:rsidR="00F43EA7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from one</w:t>
        </w:r>
        <w:r w:rsidR="00F43EA7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to 53 in leap years) to account for mortality seasonality in each subnational division </w:t>
      </w: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. The model uses a logarithmic link function with quasi-Poisson distribution to account for overdispersion. We use</w:t>
      </w:r>
      <w:ins w:id="58" w:author="Miriam Hils" w:date="2022-04-12T18:06:00Z">
        <w:r w:rsidR="00BA5C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d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the R package </w:t>
      </w:r>
      <w:proofErr w:type="spellStart"/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mgcv</w:t>
      </w:r>
      <w:proofErr w:type="spellEnd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for fitting the models </w:t>
      </w:r>
      <w:hyperlink r:id="rId12">
        <w:r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(Wood 2017)</w:t>
        </w:r>
      </w:hyperlink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. Excess deaths by trimester </w:t>
      </w:r>
      <w:del w:id="59" w:author="Miriam Hils" w:date="2022-04-12T18:06:00Z">
        <w:r w:rsidDel="00BA5C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are </w:delText>
        </w:r>
      </w:del>
      <w:ins w:id="60" w:author="Miriam Hils" w:date="2022-04-12T18:06:00Z">
        <w:r w:rsidR="00BA5C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were</w:t>
        </w:r>
        <w:r w:rsidR="00BA5C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obtained by adding the weekly excess deaths in each trimester, and fractionating the deaths of the overlapping weeks according to the days in each trimester.</w:t>
      </w:r>
    </w:p>
    <w:p w14:paraId="1556507F" w14:textId="77777777" w:rsidR="001229BA" w:rsidRDefault="001229BA">
      <w:pPr>
        <w:spacing w:line="240" w:lineRule="auto"/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2B5AD2A8" w14:textId="39DF0ED9" w:rsidR="001229BA" w:rsidRDefault="006229C3">
      <w:pPr>
        <w:spacing w:line="240" w:lineRule="auto"/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lastRenderedPageBreak/>
        <w:t>We measure</w:t>
      </w:r>
      <w:ins w:id="61" w:author="Miriam Hils" w:date="2022-04-12T18:06:00Z">
        <w:r w:rsidR="00BA5C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d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excess mortality using the p-score index, which indicates the percentage difference between the observed deaths relative to the mortality baseline (</w:t>
      </w:r>
      <m:oMath>
        <m:r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m:t xml:space="preserve">p-score = </m:t>
        </m:r>
        <m:sSub>
          <m:sSubPr>
            <m:ctrlP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r,t</m:t>
            </m:r>
          </m:sub>
        </m:sSub>
        <m:r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m:t>/</m:t>
        </m:r>
        <m:sSubSup>
          <m:sSubSupPr>
            <m:ctrlP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r,t</m:t>
            </m:r>
          </m:sub>
          <m:sup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*</m:t>
            </m:r>
          </m:sup>
        </m:sSubSup>
      </m:oMath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, where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r,t</m:t>
            </m:r>
          </m:sub>
        </m:sSub>
      </m:oMath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and </w:t>
      </w:r>
      <m:oMath>
        <m:sSubSup>
          <m:sSubSupPr>
            <m:ctrlP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r,t</m:t>
            </m:r>
          </m:sub>
          <m:sup>
            <m:r>
              <w:rPr>
                <w:rFonts w:ascii="Times New Roman" w:eastAsia="Times New Roman" w:hAnsi="Times New Roman" w:cs="Times New Roman"/>
                <w:color w:val="00112B"/>
                <w:sz w:val="24"/>
                <w:szCs w:val="24"/>
              </w:rPr>
              <m:t>*</m:t>
            </m:r>
          </m:sup>
        </m:sSubSup>
      </m:oMath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are, respectively, the observed and </w:t>
      </w:r>
      <w:ins w:id="62" w:author="Miriam Hils" w:date="2022-04-12T18:07:00Z">
        <w:r w:rsidR="00BA5C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expected deaths for each region</w:t>
      </w: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in time </w:t>
      </w: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). </w:t>
      </w:r>
    </w:p>
    <w:p w14:paraId="56504B8D" w14:textId="77777777" w:rsidR="001229BA" w:rsidRDefault="001229BA">
      <w:pPr>
        <w:spacing w:line="240" w:lineRule="auto"/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616F35DD" w14:textId="2C26DD0D" w:rsidR="001229BA" w:rsidRDefault="006229C3">
      <w:pPr>
        <w:spacing w:line="240" w:lineRule="auto"/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Weekly death counts and annual population counts by subnational division </w:t>
      </w:r>
      <w:del w:id="63" w:author="Miriam Hils" w:date="2022-04-12T18:07:00Z">
        <w:r w:rsidDel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are </w:delText>
        </w:r>
      </w:del>
      <w:ins w:id="64" w:author="Miriam Hils" w:date="2022-04-12T18:07:00Z"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were</w:t>
        </w:r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retrieved from DATASUS in Brazil and </w:t>
      </w:r>
      <w:del w:id="65" w:author="Miriam Hils" w:date="2022-04-12T18:23:00Z">
        <w:r w:rsidDel="009E06E0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 xml:space="preserve">the 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DANE in Colombia. We obtain</w:t>
      </w:r>
      <w:ins w:id="66" w:author="Miriam Hils" w:date="2022-04-12T18:07:00Z"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ed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weekly population exposures </w:t>
      </w:r>
      <w:del w:id="67" w:author="Miriam Hils" w:date="2022-04-12T18:07:00Z">
        <w:r w:rsidDel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at 1st</w:delText>
        </w:r>
      </w:del>
      <w:ins w:id="68" w:author="Miriam Hils" w:date="2022-04-12T18:07:00Z"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as of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July</w:t>
      </w:r>
      <w:ins w:id="69" w:author="Miriam Hils" w:date="2022-04-12T18:07:00Z"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1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in each subnational division by dividing the annual population counts by the number of weeks in each year, and we compute</w:t>
      </w:r>
      <w:ins w:id="70" w:author="Miriam Hils" w:date="2022-04-12T18:07:00Z"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d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the population exposures for the remaining weeks through cubic spline interpolation.</w:t>
      </w:r>
    </w:p>
    <w:p w14:paraId="027250BB" w14:textId="77777777" w:rsidR="001229BA" w:rsidRDefault="001229BA">
      <w:pPr>
        <w:spacing w:line="240" w:lineRule="auto"/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768FC98E" w14:textId="77777777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br w:type="page"/>
      </w:r>
    </w:p>
    <w:p w14:paraId="05345290" w14:textId="2B950DFD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lastRenderedPageBreak/>
        <w:t xml:space="preserve">FIGURE A1   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Trimester total number of births by </w:t>
      </w:r>
      <w:del w:id="71" w:author="Miriam Hils" w:date="2022-04-12T17:55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mothers’</w:delText>
        </w:r>
      </w:del>
      <w:ins w:id="72" w:author="Miriam Hils" w:date="2022-04-12T17:55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maternal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years of schooling groups in Brazil (left) and Colombia (right) from 2015 to 2021. Red</w:t>
      </w:r>
      <w:ins w:id="73" w:author="Miriam Hils" w:date="2022-04-12T18:08:00Z"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del w:id="74" w:author="Miriam Hils" w:date="2022-04-12T18:08:00Z">
        <w:r w:rsidDel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-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dotted lines represent the expected number of births based on time</w:t>
      </w:r>
      <w:del w:id="75" w:author="Miriam Hils" w:date="2022-04-12T18:08:00Z">
        <w:r w:rsidDel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-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and seasonality trends from 2015 to 2019. Blue</w:t>
      </w:r>
      <w:ins w:id="76" w:author="Miriam Hils" w:date="2022-04-12T18:08:00Z"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 xml:space="preserve"> </w:t>
        </w:r>
      </w:ins>
      <w:del w:id="77" w:author="Miriam Hils" w:date="2022-04-12T18:08:00Z">
        <w:r w:rsidDel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-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dashed lines represent the trimester-specific average number of births from 2015 to 2019.</w:t>
      </w:r>
    </w:p>
    <w:p w14:paraId="4350202D" w14:textId="77777777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112B"/>
          <w:sz w:val="24"/>
          <w:szCs w:val="24"/>
        </w:rPr>
        <w:drawing>
          <wp:inline distT="114300" distB="114300" distL="114300" distR="114300" wp14:anchorId="703AF83A" wp14:editId="2151BD49">
            <wp:extent cx="5943600" cy="2971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F2B39" w14:textId="77DCC093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Note: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Original educational attainment and years of schooling are as follows. Brazil: “</w:t>
      </w:r>
      <w:proofErr w:type="spellStart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Nehuma</w:t>
      </w:r>
      <w:proofErr w:type="spellEnd"/>
      <w:ins w:id="78" w:author="Miriam Hils" w:date="2022-04-12T18:15:00Z"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,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”</w:t>
      </w:r>
      <w:del w:id="79" w:author="Miriam Hils" w:date="2022-04-12T18:15:00Z">
        <w:r w:rsidDel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,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“One to three,” “Four to seven,” “Eight to 11,” “12 or more</w:t>
      </w:r>
      <w:ins w:id="80" w:author="Miriam Hils" w:date="2022-04-12T18:15:00Z">
        <w:r w:rsidR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,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”</w:t>
      </w:r>
      <w:del w:id="81" w:author="Miriam Hils" w:date="2022-04-12T18:15:00Z">
        <w:r w:rsidDel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,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and “Unknown.” Colombia: “Pre-school,” “Primary,” “Secondary basic,” “Secondary academic,” “Technical,” “Normal,” “Technical professional,” “Technological,” “Professional,”</w:t>
      </w:r>
      <w:del w:id="82" w:author="Miriam Hils" w:date="2022-04-12T18:15:00Z">
        <w:r w:rsidDel="001E34E8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,</w:delText>
        </w:r>
      </w:del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“Unknown,” and “Missing information.” Recoding files are available upon request from the corresponding author.</w:t>
      </w:r>
    </w:p>
    <w:p w14:paraId="395A117C" w14:textId="77777777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br w:type="page"/>
      </w:r>
    </w:p>
    <w:p w14:paraId="4F5D8B8D" w14:textId="77777777" w:rsidR="001229BA" w:rsidRDefault="001229BA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</w:p>
    <w:p w14:paraId="52BF8154" w14:textId="641F320B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  <w:t xml:space="preserve">FIGURE A2   </w:t>
      </w:r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>Heterogeneous associations between two-trimester lagged excess mortality and the relative birth changes (</w:t>
      </w:r>
      <w:proofErr w:type="spellStart"/>
      <w:r>
        <w:rPr>
          <w:rFonts w:ascii="Times New Roman" w:eastAsia="Times New Roman" w:hAnsi="Times New Roman" w:cs="Times New Roman"/>
          <w:i/>
          <w:color w:val="00112B"/>
          <w:sz w:val="24"/>
          <w:szCs w:val="24"/>
        </w:rPr>
        <w:t>rbc</w:t>
      </w:r>
      <w:proofErr w:type="spellEnd"/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) across subnational areas by </w:t>
      </w:r>
      <w:del w:id="83" w:author="Miriam Hils" w:date="2022-04-12T17:55:00Z">
        <w:r w:rsidDel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delText>mothers'</w:delText>
        </w:r>
      </w:del>
      <w:ins w:id="84" w:author="Miriam Hils" w:date="2022-04-12T17:55:00Z">
        <w:r w:rsidR="00AE5C44">
          <w:rPr>
            <w:rFonts w:ascii="Times New Roman" w:eastAsia="Times New Roman" w:hAnsi="Times New Roman" w:cs="Times New Roman"/>
            <w:color w:val="00112B"/>
            <w:sz w:val="24"/>
            <w:szCs w:val="24"/>
          </w:rPr>
          <w:t>maternal</w:t>
        </w:r>
      </w:ins>
      <w:r>
        <w:rPr>
          <w:rFonts w:ascii="Times New Roman" w:eastAsia="Times New Roman" w:hAnsi="Times New Roman" w:cs="Times New Roman"/>
          <w:color w:val="00112B"/>
          <w:sz w:val="24"/>
          <w:szCs w:val="24"/>
        </w:rPr>
        <w:t xml:space="preserve"> years of schooling in Brazil (top) and Colombia (bottom)</w:t>
      </w:r>
    </w:p>
    <w:p w14:paraId="17D15CF1" w14:textId="77777777" w:rsidR="001229BA" w:rsidRDefault="006229C3">
      <w:pPr>
        <w:jc w:val="both"/>
        <w:rPr>
          <w:rFonts w:ascii="Times New Roman" w:eastAsia="Times New Roman" w:hAnsi="Times New Roman" w:cs="Times New Roman"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112B"/>
          <w:sz w:val="24"/>
          <w:szCs w:val="24"/>
        </w:rPr>
        <w:drawing>
          <wp:inline distT="114300" distB="114300" distL="114300" distR="114300" wp14:anchorId="57D768DE" wp14:editId="7DDEF432">
            <wp:extent cx="5943600" cy="355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752D4" w14:textId="77777777" w:rsidR="001229BA" w:rsidRDefault="006229C3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112B"/>
          <w:sz w:val="24"/>
          <w:szCs w:val="24"/>
        </w:rPr>
        <w:drawing>
          <wp:inline distT="114300" distB="114300" distL="114300" distR="114300" wp14:anchorId="6D4B236A" wp14:editId="769A8015">
            <wp:extent cx="5943600" cy="35687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18195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05B5008F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p w14:paraId="0BE30FBF" w14:textId="77777777" w:rsidR="001229BA" w:rsidRDefault="001229BA">
      <w:pPr>
        <w:jc w:val="both"/>
        <w:rPr>
          <w:rFonts w:ascii="Times New Roman" w:eastAsia="Times New Roman" w:hAnsi="Times New Roman" w:cs="Times New Roman"/>
          <w:b/>
          <w:color w:val="00112B"/>
          <w:sz w:val="24"/>
          <w:szCs w:val="24"/>
        </w:rPr>
      </w:pPr>
    </w:p>
    <w:sectPr w:rsidR="001229B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B0324" w14:textId="77777777" w:rsidR="0086584E" w:rsidRDefault="0086584E">
      <w:pPr>
        <w:spacing w:line="240" w:lineRule="auto"/>
      </w:pPr>
      <w:r>
        <w:separator/>
      </w:r>
    </w:p>
  </w:endnote>
  <w:endnote w:type="continuationSeparator" w:id="0">
    <w:p w14:paraId="415D3CED" w14:textId="77777777" w:rsidR="0086584E" w:rsidRDefault="008658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70B50" w14:textId="77777777" w:rsidR="0086584E" w:rsidRDefault="0086584E">
      <w:pPr>
        <w:spacing w:line="240" w:lineRule="auto"/>
      </w:pPr>
      <w:r>
        <w:separator/>
      </w:r>
    </w:p>
  </w:footnote>
  <w:footnote w:type="continuationSeparator" w:id="0">
    <w:p w14:paraId="5F4C8F4C" w14:textId="77777777" w:rsidR="0086584E" w:rsidRDefault="0086584E">
      <w:pPr>
        <w:spacing w:line="240" w:lineRule="auto"/>
      </w:pPr>
      <w:r>
        <w:continuationSeparator/>
      </w:r>
    </w:p>
  </w:footnote>
  <w:footnote w:id="1">
    <w:p w14:paraId="7DA3E2A8" w14:textId="77777777" w:rsidR="001229BA" w:rsidRDefault="006229C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Source: Archivo Nacional de Datos. https://sitios.dane.gov.co/anda-index/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riam Hils">
    <w15:presenceInfo w15:providerId="Windows Live" w15:userId="2f98723c71212c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233"/>
  <w:proofState w:spelling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9BA"/>
    <w:rsid w:val="001229BA"/>
    <w:rsid w:val="001E34E8"/>
    <w:rsid w:val="004A164F"/>
    <w:rsid w:val="005B4ACB"/>
    <w:rsid w:val="006229C3"/>
    <w:rsid w:val="006D20CF"/>
    <w:rsid w:val="00825543"/>
    <w:rsid w:val="0086584E"/>
    <w:rsid w:val="009E06E0"/>
    <w:rsid w:val="00A85F1F"/>
    <w:rsid w:val="00AE5C44"/>
    <w:rsid w:val="00BA5CE8"/>
    <w:rsid w:val="00F4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167B6C"/>
  <w15:docId w15:val="{68BB949A-86F3-8948-85A8-D7C8B6B66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zotero.org/google-docs/?CeK7Ha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zotero.org/google-docs/?aMqsj8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Miriam Hils</cp:lastModifiedBy>
  <cp:revision>7</cp:revision>
  <dcterms:created xsi:type="dcterms:W3CDTF">2022-04-06T13:43:00Z</dcterms:created>
  <dcterms:modified xsi:type="dcterms:W3CDTF">2022-04-13T01:34:00Z</dcterms:modified>
</cp:coreProperties>
</file>